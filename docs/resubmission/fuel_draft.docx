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470FE6E6" w:rsidR="00B16185" w:rsidRPr="001F473C" w:rsidRDefault="0072401A" w:rsidP="001A1230">
      <w:pPr>
        <w:rPr>
          <w:rFonts w:cs="Times New Roman"/>
          <w:i/>
          <w:iCs/>
          <w:color w:val="000000" w:themeColor="text1"/>
        </w:rPr>
      </w:pPr>
      <w:r w:rsidRPr="001F473C">
        <w:rPr>
          <w:rFonts w:cs="Times New Roman"/>
          <w:b/>
          <w:bCs/>
          <w:color w:val="000000" w:themeColor="text1"/>
        </w:rPr>
        <w:t xml:space="preserve">Title: </w:t>
      </w:r>
      <w:r w:rsidR="001F473C" w:rsidRPr="001F473C">
        <w:rPr>
          <w:rFonts w:cs="Times New Roman"/>
          <w:i/>
          <w:iCs/>
          <w:color w:val="000000" w:themeColor="text1"/>
        </w:rPr>
        <w:t>Fuel constraints not fire weather conditions</w:t>
      </w:r>
      <w:r w:rsidR="005E08D7" w:rsidRPr="001F473C">
        <w:rPr>
          <w:rFonts w:cs="Times New Roman"/>
          <w:i/>
          <w:iCs/>
          <w:color w:val="000000" w:themeColor="text1"/>
        </w:rPr>
        <w:t xml:space="preserve"> limit fire </w:t>
      </w:r>
      <w:r w:rsidR="001F473C" w:rsidRPr="001F473C">
        <w:rPr>
          <w:rFonts w:cs="Times New Roman"/>
          <w:i/>
          <w:iCs/>
          <w:color w:val="000000" w:themeColor="text1"/>
        </w:rPr>
        <w:t>behavior</w:t>
      </w:r>
      <w:r w:rsidR="005E08D7" w:rsidRPr="001F473C">
        <w:rPr>
          <w:rFonts w:cs="Times New Roman"/>
          <w:i/>
          <w:iCs/>
          <w:color w:val="000000" w:themeColor="text1"/>
        </w:rPr>
        <w:t xml:space="preserve"> in reburned boreal forest</w:t>
      </w:r>
      <w:r w:rsidR="001F473C" w:rsidRPr="001F473C">
        <w:rPr>
          <w:rFonts w:cs="Times New Roman"/>
          <w:i/>
          <w:iCs/>
          <w:color w:val="000000" w:themeColor="text1"/>
        </w:rPr>
        <w:t>s</w:t>
      </w:r>
    </w:p>
    <w:p w14:paraId="2C13FEFD" w14:textId="3EB41C20" w:rsidR="000A6F5B" w:rsidRPr="001F473C" w:rsidRDefault="000A6F5B" w:rsidP="001A1230">
      <w:pPr>
        <w:rPr>
          <w:rFonts w:cs="Times New Roman"/>
        </w:rPr>
      </w:pPr>
      <w:r w:rsidRPr="001F473C">
        <w:rPr>
          <w:rFonts w:cs="Times New Roman"/>
          <w:b/>
          <w:bCs/>
        </w:rPr>
        <w:t>Authors:</w:t>
      </w:r>
      <w:r w:rsidRPr="001F473C">
        <w:rPr>
          <w:rFonts w:cs="Times New Roman"/>
        </w:rPr>
        <w:t xml:space="preserve"> Katherine Hayes</w:t>
      </w:r>
      <w:r w:rsidR="008A0969">
        <w:rPr>
          <w:rStyle w:val="FootnoteReference"/>
          <w:rFonts w:cs="Times New Roman"/>
        </w:rPr>
        <w:footnoteReference w:id="2"/>
      </w:r>
      <w:r w:rsidR="008A0969">
        <w:rPr>
          <w:rFonts w:cs="Times New Roman"/>
          <w:vertAlign w:val="superscript"/>
        </w:rPr>
        <w:t>,</w:t>
      </w:r>
      <w:r w:rsidR="008A0969">
        <w:rPr>
          <w:rStyle w:val="FootnoteReference"/>
          <w:rFonts w:cs="Times New Roman"/>
        </w:rPr>
        <w:footnoteReference w:id="3"/>
      </w:r>
      <w:r w:rsidRPr="001F473C">
        <w:rPr>
          <w:rFonts w:cs="Times New Roman"/>
        </w:rPr>
        <w:t>, Chad Hoffman</w:t>
      </w:r>
      <w:r w:rsidR="008A0969">
        <w:rPr>
          <w:rStyle w:val="FootnoteReference"/>
          <w:rFonts w:cs="Times New Roman"/>
        </w:rPr>
        <w:footnoteReference w:id="4"/>
      </w:r>
      <w:r w:rsidRPr="001F473C">
        <w:rPr>
          <w:rFonts w:cs="Times New Roman"/>
        </w:rPr>
        <w:t>,</w:t>
      </w:r>
      <w:r w:rsidR="004E27E6" w:rsidRPr="001F473C">
        <w:rPr>
          <w:rFonts w:cs="Times New Roman"/>
        </w:rPr>
        <w:t xml:space="preserve"> </w:t>
      </w:r>
      <w:r w:rsidR="00894F05" w:rsidRPr="001F473C">
        <w:rPr>
          <w:rFonts w:cs="Times New Roman"/>
        </w:rPr>
        <w:t>Rod Zin</w:t>
      </w:r>
      <w:r w:rsidR="008A0969">
        <w:rPr>
          <w:rStyle w:val="FootnoteReference"/>
          <w:rFonts w:cs="Times New Roman"/>
        </w:rPr>
        <w:footnoteReference w:id="5"/>
      </w:r>
      <w:r w:rsidR="008A0969">
        <w:rPr>
          <w:rFonts w:cs="Times New Roman"/>
        </w:rPr>
        <w:t>,</w:t>
      </w:r>
      <w:r w:rsidR="00894F05" w:rsidRPr="001F473C">
        <w:rPr>
          <w:rFonts w:cs="Times New Roman"/>
        </w:rPr>
        <w:t xml:space="preserve"> </w:t>
      </w:r>
      <w:r w:rsidR="004E27E6" w:rsidRPr="001F473C">
        <w:rPr>
          <w:rFonts w:cs="Times New Roman"/>
        </w:rPr>
        <w:t>Justin Ziegler</w:t>
      </w:r>
      <w:r w:rsidR="008A0969">
        <w:rPr>
          <w:rFonts w:cs="Times New Roman"/>
          <w:vertAlign w:val="superscript"/>
        </w:rPr>
        <w:t>3</w:t>
      </w:r>
      <w:r w:rsidR="001F473C" w:rsidRPr="001F473C">
        <w:rPr>
          <w:rFonts w:cs="Times New Roman"/>
          <w:vertAlign w:val="superscript"/>
        </w:rPr>
        <w:t>,</w:t>
      </w:r>
      <w:r w:rsidR="008A0969">
        <w:rPr>
          <w:rStyle w:val="FootnoteReference"/>
          <w:rFonts w:cs="Times New Roman"/>
        </w:rPr>
        <w:footnoteReference w:id="6"/>
      </w:r>
      <w:r w:rsidR="004E27E6" w:rsidRPr="001F473C">
        <w:rPr>
          <w:rFonts w:cs="Times New Roman"/>
        </w:rPr>
        <w:t xml:space="preserve">, </w:t>
      </w:r>
      <w:r w:rsidRPr="001F473C">
        <w:rPr>
          <w:rFonts w:cs="Times New Roman"/>
        </w:rPr>
        <w:t>Brian Buma</w:t>
      </w:r>
      <w:r w:rsidR="0072401A" w:rsidRPr="001F473C">
        <w:rPr>
          <w:rFonts w:cs="Times New Roman"/>
          <w:vertAlign w:val="superscript"/>
        </w:rPr>
        <w:t>1</w:t>
      </w:r>
      <w:r w:rsidR="008A0969">
        <w:rPr>
          <w:rFonts w:cs="Times New Roman"/>
          <w:vertAlign w:val="superscript"/>
        </w:rPr>
        <w:t>,</w:t>
      </w:r>
      <w:r w:rsidR="008A0969">
        <w:rPr>
          <w:rStyle w:val="FootnoteReference"/>
          <w:rFonts w:cs="Times New Roman"/>
        </w:rPr>
        <w:footnoteReference w:id="7"/>
      </w:r>
    </w:p>
    <w:p w14:paraId="4073E426" w14:textId="198067CE" w:rsidR="00300169" w:rsidRPr="001F473C" w:rsidRDefault="005E08D7" w:rsidP="001A1230">
      <w:pPr>
        <w:rPr>
          <w:rFonts w:cs="Times New Roman"/>
        </w:rPr>
      </w:pPr>
      <w:r w:rsidRPr="001F473C">
        <w:rPr>
          <w:rFonts w:cs="Times New Roman"/>
        </w:rPr>
        <w:t xml:space="preserve">Corresponding author: </w:t>
      </w:r>
      <w:hyperlink r:id="rId8" w:history="1">
        <w:r w:rsidRPr="001F473C">
          <w:rPr>
            <w:rStyle w:val="Hyperlink"/>
            <w:rFonts w:cs="Times New Roman"/>
          </w:rPr>
          <w:t>hayesk@caryinstitute.org</w:t>
        </w:r>
      </w:hyperlink>
    </w:p>
    <w:p w14:paraId="00000002" w14:textId="16A46A92" w:rsidR="00FD1B39" w:rsidRPr="001F473C" w:rsidRDefault="002525A6" w:rsidP="0072401A">
      <w:pPr>
        <w:pStyle w:val="Heading2"/>
      </w:pPr>
      <w:r w:rsidRPr="001F473C">
        <w:t>Abstrac</w:t>
      </w:r>
      <w:r w:rsidR="000E2E4A" w:rsidRPr="001F473C">
        <w:t>t</w:t>
      </w:r>
      <w:r w:rsidRPr="001F473C">
        <w:t xml:space="preserve"> </w:t>
      </w:r>
    </w:p>
    <w:p w14:paraId="4DC44DA8" w14:textId="0B5159E1" w:rsidR="00F96E59" w:rsidRPr="001F473C" w:rsidRDefault="006D193E" w:rsidP="00F96E59">
      <w:pPr>
        <w:ind w:firstLine="720"/>
        <w:rPr>
          <w:rFonts w:cs="Times New Roman"/>
        </w:rPr>
      </w:pPr>
      <w:r w:rsidRPr="001F473C">
        <w:rPr>
          <w:rFonts w:cs="Times New Roman"/>
          <w:highlight w:val="white"/>
        </w:rPr>
        <w:t>Fire frequency in boreal forests has increased via longer burning seasons, dryer conditions, and higher temperatures.</w:t>
      </w:r>
      <w:r w:rsidR="00F96E59" w:rsidRPr="001F473C">
        <w:rPr>
          <w:rFonts w:cs="Times New Roman"/>
          <w:highlight w:val="white"/>
        </w:rPr>
        <w:t xml:space="preserve"> </w:t>
      </w:r>
      <w:r w:rsidRPr="001F473C">
        <w:rPr>
          <w:rFonts w:cs="Times New Roman"/>
          <w:highlight w:val="white"/>
        </w:rPr>
        <w:t>However, fires have historically self-regulated via fuel limitations, mediating the effects of changes in climate and fire weather.</w:t>
      </w:r>
      <w:r w:rsidR="00F96E59" w:rsidRPr="001F473C">
        <w:rPr>
          <w:rFonts w:cs="Times New Roman"/>
          <w:highlight w:val="white"/>
        </w:rPr>
        <w:t xml:space="preserve"> </w:t>
      </w:r>
      <w:r w:rsidR="00B470A1" w:rsidRPr="001F473C">
        <w:rPr>
          <w:rFonts w:cs="Times New Roman"/>
          <w:highlight w:val="white"/>
        </w:rPr>
        <w:t xml:space="preserve">Early post-fire boreal forests (stands 10-15 years postfire) are often dominated by mixed conifer-broadleaf or broadleaf regeneration, which are considered less </w:t>
      </w:r>
      <w:r w:rsidRPr="001F473C">
        <w:rPr>
          <w:rFonts w:cs="Times New Roman"/>
          <w:highlight w:val="white"/>
        </w:rPr>
        <w:t>flammab</w:t>
      </w:r>
      <w:r w:rsidR="00B470A1" w:rsidRPr="001F473C">
        <w:rPr>
          <w:rFonts w:cs="Times New Roman"/>
          <w:highlight w:val="white"/>
        </w:rPr>
        <w:t>le due to the higher foliar moisture of deciduous trees and shrubs</w:t>
      </w:r>
      <w:r w:rsidRPr="001F473C">
        <w:rPr>
          <w:rFonts w:cs="Times New Roman"/>
          <w:highlight w:val="white"/>
        </w:rPr>
        <w:t xml:space="preserve"> </w:t>
      </w:r>
      <w:r w:rsidR="00B470A1" w:rsidRPr="001F473C">
        <w:rPr>
          <w:rFonts w:cs="Times New Roman"/>
          <w:highlight w:val="white"/>
        </w:rPr>
        <w:t xml:space="preserve">compared to </w:t>
      </w:r>
      <w:r w:rsidRPr="001F473C">
        <w:rPr>
          <w:rFonts w:cs="Times New Roman"/>
          <w:highlight w:val="white"/>
        </w:rPr>
        <w:t xml:space="preserve">their </w:t>
      </w:r>
      <w:r w:rsidR="00FC64B2" w:rsidRPr="001F473C">
        <w:rPr>
          <w:rFonts w:cs="Times New Roman"/>
          <w:highlight w:val="white"/>
        </w:rPr>
        <w:t xml:space="preserve">more </w:t>
      </w:r>
      <w:r w:rsidRPr="001F473C">
        <w:rPr>
          <w:rFonts w:cs="Times New Roman"/>
          <w:highlight w:val="white"/>
        </w:rPr>
        <w:t>intact conifer counterparts.</w:t>
      </w:r>
      <w:r w:rsidR="00F96E59" w:rsidRPr="001F473C">
        <w:rPr>
          <w:rFonts w:cs="Times New Roman"/>
          <w:highlight w:val="white"/>
        </w:rPr>
        <w:t xml:space="preserve"> </w:t>
      </w:r>
      <w:r w:rsidRPr="001F473C">
        <w:rPr>
          <w:rFonts w:cs="Times New Roman"/>
          <w:highlight w:val="white"/>
        </w:rPr>
        <w:t>However, the strength of self-regulation in the context of changing fire weather and the emergence of novel forest communities and structures remains unclear</w:t>
      </w:r>
      <w:r w:rsidR="00F96E59" w:rsidRPr="001F473C">
        <w:rPr>
          <w:rFonts w:cs="Times New Roman"/>
          <w:highlight w:val="white"/>
        </w:rPr>
        <w:t xml:space="preserve">. </w:t>
      </w:r>
      <w:r w:rsidRPr="001F473C">
        <w:rPr>
          <w:rFonts w:cs="Times New Roman"/>
          <w:highlight w:val="white"/>
        </w:rPr>
        <w:t xml:space="preserve">We quantified fuel composition, abundance, and structure in </w:t>
      </w:r>
      <w:r w:rsidR="00B470A1" w:rsidRPr="001F473C">
        <w:rPr>
          <w:rFonts w:cs="Times New Roman"/>
          <w:highlight w:val="white"/>
        </w:rPr>
        <w:t xml:space="preserve">burned and reburned </w:t>
      </w:r>
      <w:r w:rsidR="00FC64B2" w:rsidRPr="001F473C">
        <w:rPr>
          <w:rFonts w:cs="Times New Roman"/>
          <w:highlight w:val="white"/>
        </w:rPr>
        <w:t>forests</w:t>
      </w:r>
      <w:r w:rsidRPr="001F473C">
        <w:rPr>
          <w:rFonts w:cs="Times New Roman"/>
          <w:highlight w:val="white"/>
        </w:rPr>
        <w:t xml:space="preserve"> in Interior Alaska and then created virtual </w:t>
      </w:r>
      <w:r w:rsidR="00FC64B2" w:rsidRPr="001F473C">
        <w:rPr>
          <w:rFonts w:cs="Times New Roman"/>
          <w:highlight w:val="white"/>
        </w:rPr>
        <w:t>forest landscapes</w:t>
      </w:r>
      <w:r w:rsidRPr="001F473C">
        <w:rPr>
          <w:rFonts w:cs="Times New Roman"/>
          <w:highlight w:val="white"/>
        </w:rPr>
        <w:t xml:space="preserve"> and simulated fire behavior using the Wildland-Urban Interface Fire Dynamics Simulator (WFDS)</w:t>
      </w:r>
      <w:r w:rsidR="00B470A1" w:rsidRPr="001F473C">
        <w:rPr>
          <w:rFonts w:cs="Times New Roman"/>
          <w:highlight w:val="white"/>
        </w:rPr>
        <w:t xml:space="preserve"> to understand how these unique patterns of fuel influence the rate and sustainability of fire spread and fuel consumption. We sampled </w:t>
      </w:r>
      <w:r w:rsidR="00FC64B2" w:rsidRPr="001F473C">
        <w:rPr>
          <w:rFonts w:cs="Times New Roman"/>
          <w:highlight w:val="white"/>
        </w:rPr>
        <w:t>forests</w:t>
      </w:r>
      <w:r w:rsidR="00B470A1" w:rsidRPr="001F473C">
        <w:rPr>
          <w:rFonts w:cs="Times New Roman"/>
          <w:highlight w:val="white"/>
        </w:rPr>
        <w:t xml:space="preserve"> that burned once, twice or three times in short intervals of 50 years or less to capture the gradient of forest composition and structure present in </w:t>
      </w:r>
      <w:r w:rsidR="00FC64B2" w:rsidRPr="001F473C">
        <w:rPr>
          <w:rFonts w:cs="Times New Roman"/>
          <w:highlight w:val="white"/>
        </w:rPr>
        <w:t>forests regenerating after multiple fire events</w:t>
      </w:r>
      <w:r w:rsidR="00B470A1" w:rsidRPr="001F473C">
        <w:rPr>
          <w:rFonts w:cs="Times New Roman"/>
          <w:highlight w:val="white"/>
        </w:rPr>
        <w:t xml:space="preserve">. In </w:t>
      </w:r>
      <w:r w:rsidR="00FC64B2" w:rsidRPr="001F473C">
        <w:rPr>
          <w:rFonts w:cs="Times New Roman"/>
          <w:highlight w:val="white"/>
        </w:rPr>
        <w:t>forests</w:t>
      </w:r>
      <w:r w:rsidR="00B470A1" w:rsidRPr="001F473C">
        <w:rPr>
          <w:rFonts w:cs="Times New Roman"/>
          <w:highlight w:val="white"/>
        </w:rPr>
        <w:t xml:space="preserve"> that had experienced </w:t>
      </w:r>
      <w:r w:rsidR="00B470A1" w:rsidRPr="001F473C">
        <w:rPr>
          <w:rFonts w:cs="Times New Roman"/>
          <w:highlight w:val="white"/>
        </w:rPr>
        <w:lastRenderedPageBreak/>
        <w:t xml:space="preserve">one fire, </w:t>
      </w:r>
      <w:r w:rsidR="00F96E59" w:rsidRPr="001F473C">
        <w:rPr>
          <w:rFonts w:cs="Times New Roman"/>
          <w:highlight w:val="white"/>
        </w:rPr>
        <w:t xml:space="preserve">extreme fire weather conditions allowed for sustained fire spread, suggesting that intense fire conditions can enable short-interval events. </w:t>
      </w:r>
      <w:r w:rsidRPr="001F473C">
        <w:rPr>
          <w:rFonts w:cs="Times New Roman"/>
          <w:highlight w:val="white"/>
        </w:rPr>
        <w:t xml:space="preserve">However, fire spread was not sustained in thrice-burned </w:t>
      </w:r>
      <w:r w:rsidR="00FC64B2" w:rsidRPr="001F473C">
        <w:rPr>
          <w:rFonts w:cs="Times New Roman"/>
          <w:highlight w:val="white"/>
        </w:rPr>
        <w:t>regenerating forests,</w:t>
      </w:r>
      <w:r w:rsidRPr="001F473C">
        <w:rPr>
          <w:rFonts w:cs="Times New Roman"/>
          <w:highlight w:val="white"/>
        </w:rPr>
        <w:t xml:space="preserve"> where regeneration was often dense but more clumped, and thus less connected, separated by patches of bare soil</w:t>
      </w:r>
      <w:r w:rsidRPr="001F473C">
        <w:rPr>
          <w:rFonts w:cs="Times New Roman"/>
          <w:color w:val="000000" w:themeColor="text1"/>
          <w:highlight w:val="white"/>
          <w:shd w:val="clear" w:color="auto" w:fill="000000" w:themeFill="text1"/>
        </w:rPr>
        <w:t>.</w:t>
      </w:r>
      <w:r w:rsidR="00F96E59" w:rsidRPr="001F473C">
        <w:rPr>
          <w:rFonts w:cs="Times New Roman"/>
          <w:color w:val="000000" w:themeColor="text1"/>
          <w:highlight w:val="white"/>
          <w:shd w:val="clear" w:color="auto" w:fill="000000" w:themeFill="text1"/>
        </w:rPr>
        <w:t xml:space="preserve"> </w:t>
      </w:r>
      <w:r w:rsidRPr="001F473C">
        <w:rPr>
          <w:rFonts w:cs="Times New Roman"/>
          <w:color w:val="000000" w:themeColor="text1"/>
          <w:highlight w:val="white"/>
          <w:shd w:val="clear" w:color="auto" w:fill="000000" w:themeFill="text1"/>
        </w:rPr>
        <w:t xml:space="preserve">Fire traveled an average of 50 m into thrice-burned </w:t>
      </w:r>
      <w:r w:rsidR="00FC64B2" w:rsidRPr="001F473C">
        <w:rPr>
          <w:rFonts w:cs="Times New Roman"/>
          <w:color w:val="000000" w:themeColor="text1"/>
          <w:highlight w:val="white"/>
          <w:shd w:val="clear" w:color="auto" w:fill="000000" w:themeFill="text1"/>
        </w:rPr>
        <w:t xml:space="preserve">forests </w:t>
      </w:r>
      <w:r w:rsidRPr="001F473C">
        <w:rPr>
          <w:rFonts w:cs="Times New Roman"/>
          <w:color w:val="000000" w:themeColor="text1"/>
          <w:highlight w:val="white"/>
          <w:shd w:val="clear" w:color="auto" w:fill="000000" w:themeFill="text1"/>
        </w:rPr>
        <w:t>before dying out, even under extreme fire weather conditions.</w:t>
      </w:r>
      <w:r w:rsidR="00F96E59" w:rsidRPr="001F473C">
        <w:rPr>
          <w:rFonts w:cs="Times New Roman"/>
          <w:color w:val="000000" w:themeColor="text1"/>
          <w:highlight w:val="white"/>
          <w:shd w:val="clear" w:color="auto" w:fill="000000" w:themeFill="text1"/>
        </w:rPr>
        <w:t xml:space="preserve"> This</w:t>
      </w:r>
      <w:r w:rsidR="00F96E59" w:rsidRPr="001F473C">
        <w:rPr>
          <w:rFonts w:cs="Times New Roman"/>
          <w:color w:val="000000" w:themeColor="text1"/>
          <w:highlight w:val="white"/>
        </w:rPr>
        <w:t xml:space="preserve"> </w:t>
      </w:r>
      <w:r w:rsidR="00F96E59" w:rsidRPr="001F473C">
        <w:rPr>
          <w:rFonts w:cs="Times New Roman"/>
          <w:highlight w:val="white"/>
        </w:rPr>
        <w:t xml:space="preserve">work suggests that </w:t>
      </w:r>
      <w:r w:rsidR="00B470A1" w:rsidRPr="001F473C">
        <w:rPr>
          <w:rFonts w:cs="Times New Roman"/>
          <w:highlight w:val="white"/>
        </w:rPr>
        <w:t xml:space="preserve">fire spread may be possible in once-burned </w:t>
      </w:r>
      <w:r w:rsidR="00FC64B2" w:rsidRPr="001F473C">
        <w:rPr>
          <w:rFonts w:cs="Times New Roman"/>
          <w:highlight w:val="white"/>
        </w:rPr>
        <w:t>forests under</w:t>
      </w:r>
      <w:r w:rsidR="00B470A1" w:rsidRPr="001F473C">
        <w:rPr>
          <w:rFonts w:cs="Times New Roman"/>
          <w:highlight w:val="white"/>
        </w:rPr>
        <w:t xml:space="preserve"> extreme fire weather conditions but may be more limited in less connected and</w:t>
      </w:r>
      <w:r w:rsidR="00FC64B2" w:rsidRPr="001F473C">
        <w:rPr>
          <w:rFonts w:cs="Times New Roman"/>
          <w:highlight w:val="white"/>
        </w:rPr>
        <w:t xml:space="preserve"> less fuel abundant thrice-burned regenerating forests, at least within the </w:t>
      </w:r>
      <w:proofErr w:type="gramStart"/>
      <w:r w:rsidR="00FC64B2" w:rsidRPr="001F473C">
        <w:rPr>
          <w:rFonts w:cs="Times New Roman"/>
          <w:highlight w:val="white"/>
        </w:rPr>
        <w:t>10-15 year</w:t>
      </w:r>
      <w:proofErr w:type="gramEnd"/>
      <w:r w:rsidR="00FC64B2" w:rsidRPr="001F473C">
        <w:rPr>
          <w:rFonts w:cs="Times New Roman"/>
          <w:highlight w:val="white"/>
        </w:rPr>
        <w:t xml:space="preserve"> window post-fire. </w:t>
      </w:r>
      <w:r w:rsidR="00F96E59" w:rsidRPr="001F473C">
        <w:rPr>
          <w:rFonts w:cs="Times New Roman"/>
          <w:highlight w:val="white"/>
        </w:rPr>
        <w:t xml:space="preserve"> </w:t>
      </w:r>
    </w:p>
    <w:p w14:paraId="1FE46781" w14:textId="177E7243" w:rsidR="000A6F5B" w:rsidRPr="001F473C" w:rsidRDefault="000A6F5B" w:rsidP="001A1230">
      <w:pPr>
        <w:rPr>
          <w:rFonts w:cs="Times New Roman"/>
        </w:rPr>
      </w:pPr>
      <w:r w:rsidRPr="001F473C">
        <w:rPr>
          <w:rFonts w:cs="Times New Roman"/>
          <w:b/>
          <w:bCs/>
        </w:rPr>
        <w:t>Keywords</w:t>
      </w:r>
      <w:r w:rsidRPr="001F473C">
        <w:rPr>
          <w:rFonts w:cs="Times New Roman"/>
        </w:rPr>
        <w:t>:</w:t>
      </w:r>
      <w:bookmarkStart w:id="0" w:name="_heading=h.gjdgxs" w:colFirst="0" w:colLast="0"/>
      <w:bookmarkEnd w:id="0"/>
      <w:r w:rsidR="00675E12" w:rsidRPr="001F473C">
        <w:rPr>
          <w:rFonts w:cs="Times New Roman"/>
        </w:rPr>
        <w:t xml:space="preserve"> </w:t>
      </w:r>
      <w:r w:rsidR="00FC64B2" w:rsidRPr="001F473C">
        <w:rPr>
          <w:rFonts w:cs="Times New Roman"/>
        </w:rPr>
        <w:t>F</w:t>
      </w:r>
      <w:r w:rsidR="00675E12" w:rsidRPr="001F473C">
        <w:rPr>
          <w:rFonts w:cs="Times New Roman"/>
        </w:rPr>
        <w:t xml:space="preserve">ire, </w:t>
      </w:r>
      <w:r w:rsidR="00FC64B2" w:rsidRPr="001F473C">
        <w:rPr>
          <w:rFonts w:cs="Times New Roman"/>
        </w:rPr>
        <w:t>B</w:t>
      </w:r>
      <w:r w:rsidR="00675E12" w:rsidRPr="001F473C">
        <w:rPr>
          <w:rFonts w:cs="Times New Roman"/>
        </w:rPr>
        <w:t xml:space="preserve">oreal </w:t>
      </w:r>
      <w:r w:rsidR="00FC64B2" w:rsidRPr="001F473C">
        <w:rPr>
          <w:rFonts w:cs="Times New Roman"/>
        </w:rPr>
        <w:t>F</w:t>
      </w:r>
      <w:r w:rsidR="00675E12" w:rsidRPr="001F473C">
        <w:rPr>
          <w:rFonts w:cs="Times New Roman"/>
        </w:rPr>
        <w:t xml:space="preserve">orests, </w:t>
      </w:r>
      <w:r w:rsidR="00FC64B2" w:rsidRPr="001F473C">
        <w:rPr>
          <w:rFonts w:cs="Times New Roman"/>
        </w:rPr>
        <w:t>F</w:t>
      </w:r>
      <w:r w:rsidR="00957415" w:rsidRPr="001F473C">
        <w:rPr>
          <w:rFonts w:cs="Times New Roman"/>
        </w:rPr>
        <w:t xml:space="preserve">ire </w:t>
      </w:r>
      <w:r w:rsidR="00FC64B2" w:rsidRPr="001F473C">
        <w:rPr>
          <w:rFonts w:cs="Times New Roman"/>
        </w:rPr>
        <w:t>B</w:t>
      </w:r>
      <w:r w:rsidR="00957415" w:rsidRPr="001F473C">
        <w:rPr>
          <w:rFonts w:cs="Times New Roman"/>
        </w:rPr>
        <w:t xml:space="preserve">ehavior, </w:t>
      </w:r>
      <w:r w:rsidR="00FC64B2" w:rsidRPr="001F473C">
        <w:rPr>
          <w:rFonts w:cs="Times New Roman"/>
        </w:rPr>
        <w:t>S</w:t>
      </w:r>
      <w:r w:rsidR="00957415" w:rsidRPr="001F473C">
        <w:rPr>
          <w:rFonts w:cs="Times New Roman"/>
        </w:rPr>
        <w:t>elf-</w:t>
      </w:r>
      <w:r w:rsidR="00FC64B2" w:rsidRPr="001F473C">
        <w:rPr>
          <w:rFonts w:cs="Times New Roman"/>
        </w:rPr>
        <w:t>R</w:t>
      </w:r>
      <w:r w:rsidR="00957415" w:rsidRPr="001F473C">
        <w:rPr>
          <w:rFonts w:cs="Times New Roman"/>
        </w:rPr>
        <w:t xml:space="preserve">egulation, </w:t>
      </w:r>
      <w:r w:rsidR="00FC64B2" w:rsidRPr="001F473C">
        <w:rPr>
          <w:rFonts w:cs="Times New Roman"/>
        </w:rPr>
        <w:t>F</w:t>
      </w:r>
      <w:r w:rsidR="00957415" w:rsidRPr="001F473C">
        <w:rPr>
          <w:rFonts w:cs="Times New Roman"/>
        </w:rPr>
        <w:t>uel</w:t>
      </w:r>
      <w:r w:rsidRPr="001F473C">
        <w:rPr>
          <w:rFonts w:cs="Times New Roman"/>
        </w:rPr>
        <w:br w:type="page"/>
      </w:r>
    </w:p>
    <w:p w14:paraId="00000005" w14:textId="39E02252" w:rsidR="00FD1B39" w:rsidRPr="001F473C" w:rsidRDefault="0072401A" w:rsidP="0072401A">
      <w:pPr>
        <w:pStyle w:val="Heading2"/>
      </w:pPr>
      <w:r w:rsidRPr="001F473C">
        <w:lastRenderedPageBreak/>
        <w:t xml:space="preserve">1. </w:t>
      </w:r>
      <w:r w:rsidR="002525A6" w:rsidRPr="001F473C">
        <w:t>Introduction</w:t>
      </w:r>
    </w:p>
    <w:p w14:paraId="7D370C2F" w14:textId="287D2D6C" w:rsidR="000E2E4A" w:rsidRPr="001F473C" w:rsidRDefault="006D193E" w:rsidP="000E2E4A">
      <w:pPr>
        <w:ind w:firstLine="720"/>
        <w:rPr>
          <w:rFonts w:cs="Times New Roman"/>
        </w:rPr>
      </w:pPr>
      <w:r w:rsidRPr="001F473C">
        <w:rPr>
          <w:rFonts w:cs="Times New Roman"/>
        </w:rPr>
        <w:t>Reburning is increasing in Interior Alaska due to warming temperatures, longer fire seasons</w:t>
      </w:r>
      <w:r w:rsidR="000B190E" w:rsidRPr="001F473C">
        <w:rPr>
          <w:rFonts w:cs="Times New Roman"/>
        </w:rPr>
        <w:t xml:space="preserve"> </w:t>
      </w:r>
      <w:r w:rsidR="00236EE6">
        <w:rPr>
          <w:rFonts w:cs="Times New Roman"/>
        </w:rPr>
        <w:fldChar w:fldCharType="begin"/>
      </w:r>
      <w:r w:rsidR="00FD4FE0">
        <w:rPr>
          <w:rFonts w:cs="Times New Roman"/>
        </w:rPr>
        <w:instrText xml:space="preserve"> ADDIN ZOTERO_ITEM CSL_CITATION {"citationID":"oW27ldrp","properties":{"formattedCitation":"(Lund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36EE6">
        <w:rPr>
          <w:rFonts w:cs="Times New Roman"/>
        </w:rPr>
        <w:fldChar w:fldCharType="separate"/>
      </w:r>
      <w:r w:rsidR="00A963AA">
        <w:rPr>
          <w:rFonts w:cs="Times New Roman"/>
        </w:rPr>
        <w:t>(Lund et al., 2023)</w:t>
      </w:r>
      <w:r w:rsidR="00236EE6">
        <w:rPr>
          <w:rFonts w:cs="Times New Roman"/>
        </w:rPr>
        <w:fldChar w:fldCharType="end"/>
      </w:r>
      <w:r w:rsidRPr="001F473C">
        <w:rPr>
          <w:rFonts w:cs="Times New Roman"/>
        </w:rPr>
        <w:t>,</w:t>
      </w:r>
      <w:r w:rsidR="00FC64B2" w:rsidRPr="001F473C">
        <w:rPr>
          <w:rFonts w:cs="Times New Roman"/>
        </w:rPr>
        <w:t xml:space="preserve"> increased lightning </w:t>
      </w:r>
      <w:r w:rsidR="00FD4FE0">
        <w:rPr>
          <w:rFonts w:cs="Times New Roman"/>
        </w:rPr>
        <w:fldChar w:fldCharType="begin"/>
      </w:r>
      <w:r w:rsidR="00FD4FE0">
        <w:rPr>
          <w:rFonts w:cs="Times New Roman"/>
        </w:rPr>
        <w:instrText xml:space="preserve"> ADDIN ZOTERO_ITEM CSL_CITATION {"citationID":"Qvd4gKFr","properties":{"formattedCitation":"(Veraverbeke et al., 2017)","plainCitation":"(Veraverbeke et al., 2017)","noteIndex":0},"citationItems":[{"id":1743,"uris":["http://zotero.org/users/10601290/items/RFT2CE47"],"itemData":{"id":1743,"type":"article-journal","abstract":"Changes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The boreal forest is being transformed by changes in its climate–fire regime. Analysis now shows that lightning drives year-to-year and long-term ignition and burned area trends in boreal North America.","container-title":"Nature Climate Change","DOI":"10.1038/nclimate3329","ISSN":"1758-678X, 1758-6798","issue":"7","journalAbbreviation":"Nature Clim Change","language":"en","page":"529-534","source":"DOI.org (Crossref)","title":"Lightning as a major driver of recent large fire years in North American boreal forests","volume":"7","author":[{"family":"Veraverbeke","given":"Sander"},{"family":"Rogers","given":"Brendan M."},{"family":"Goulden","given":"Mike L."},{"family":"Jandt","given":"Randi R."},{"family":"Miller","given":"Charles E."},{"family":"Wiggins","given":"Elizabeth B."},{"family":"Randerson","given":"James T."}],"issued":{"date-parts":[["2017",7]]},"citation-key":"Veraverbeke_2017"}}],"schema":"https://github.com/citation-style-language/schema/raw/master/csl-citation.json"} </w:instrText>
      </w:r>
      <w:r w:rsidR="00FD4FE0">
        <w:rPr>
          <w:rFonts w:cs="Times New Roman"/>
        </w:rPr>
        <w:fldChar w:fldCharType="separate"/>
      </w:r>
      <w:r w:rsidR="00A963AA">
        <w:rPr>
          <w:rFonts w:cs="Times New Roman"/>
          <w:noProof/>
        </w:rPr>
        <w:t>(Veraverbeke et al., 2017)</w:t>
      </w:r>
      <w:r w:rsidR="00FD4FE0">
        <w:rPr>
          <w:rFonts w:cs="Times New Roman"/>
        </w:rPr>
        <w:fldChar w:fldCharType="end"/>
      </w:r>
      <w:r w:rsidRPr="001F473C">
        <w:rPr>
          <w:rFonts w:cs="Times New Roman"/>
        </w:rPr>
        <w:t xml:space="preserve"> and drier conditions </w:t>
      </w:r>
      <w:r w:rsidR="00FD4FE0">
        <w:rPr>
          <w:rFonts w:cs="Times New Roman"/>
        </w:rPr>
        <w:fldChar w:fldCharType="begin"/>
      </w:r>
      <w:r w:rsidR="00FD4FE0">
        <w:rPr>
          <w:rFonts w:cs="Times New Roman"/>
        </w:rPr>
        <w:instrText xml:space="preserve"> ADDIN ZOTERO_ITEM CSL_CITATION {"citationID":"s50cxLKx","properties":{"formattedCitation":"(Buma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FD4FE0">
        <w:rPr>
          <w:rFonts w:cs="Times New Roman"/>
        </w:rPr>
        <w:fldChar w:fldCharType="separate"/>
      </w:r>
      <w:r w:rsidR="00A963AA">
        <w:rPr>
          <w:rFonts w:cs="Times New Roman"/>
          <w:noProof/>
        </w:rPr>
        <w:t>(Buma et al., 2022)</w:t>
      </w:r>
      <w:r w:rsidR="00FD4FE0">
        <w:rPr>
          <w:rFonts w:cs="Times New Roman"/>
        </w:rPr>
        <w:fldChar w:fldCharType="end"/>
      </w:r>
      <w:r w:rsidR="000E2E4A" w:rsidRPr="001F473C">
        <w:rPr>
          <w:rFonts w:cs="Times New Roman"/>
        </w:rPr>
        <w:t xml:space="preserve">. </w:t>
      </w:r>
      <w:r w:rsidRPr="001F473C">
        <w:rPr>
          <w:rFonts w:cs="Times New Roman"/>
        </w:rPr>
        <w:t xml:space="preserve">Historically, </w:t>
      </w:r>
      <w:r w:rsidR="00BA3D3D" w:rsidRPr="001F473C">
        <w:rPr>
          <w:rFonts w:cs="Times New Roman"/>
        </w:rPr>
        <w:t>fires were infrequent</w:t>
      </w:r>
      <w:r w:rsidR="00EF1F80" w:rsidRPr="001F473C">
        <w:rPr>
          <w:rFonts w:cs="Times New Roman"/>
        </w:rPr>
        <w:t xml:space="preserve"> </w:t>
      </w:r>
      <w:r w:rsidR="00FD4FE0">
        <w:rPr>
          <w:rFonts w:cs="Times New Roman"/>
        </w:rPr>
        <w:fldChar w:fldCharType="begin"/>
      </w:r>
      <w:r w:rsidR="00FD4FE0">
        <w:rPr>
          <w:rFonts w:cs="Times New Roman"/>
        </w:rPr>
        <w:instrText xml:space="preserve"> ADDIN ZOTERO_ITEM CSL_CITATION {"citationID":"GNy0xl4I","properties":{"formattedCitation":"(Hoecker and Higuera, 2019)","plainCitation":"(Hoecker and Higuera, 2019)","noteIndex":0},"citationItems":[{"id":7,"uris":["http://zotero.org/users/10601290/items/SIZF4VKM"],"itemData":{"id":7,"type":"article-journal","container-title":"Landsc. Ecol.","issue":"2","language":"en","note":"publisher: Springer Science and Business Media LLC","page":"227–241","title":"Forest succession and climate variability interacted to control fire activity over the last four centuries in an Alaskan boreal landscape","volume":"34","author":[{"family":"Hoecker","given":"Tyler J"},{"family":"Higuera","given":"Philip E"}],"issued":{"date-parts":[["2019",2]]},"citation-key":"Hoecker_2019"}}],"schema":"https://github.com/citation-style-language/schema/raw/master/csl-citation.json"} </w:instrText>
      </w:r>
      <w:r w:rsidR="00FD4FE0">
        <w:rPr>
          <w:rFonts w:cs="Times New Roman"/>
        </w:rPr>
        <w:fldChar w:fldCharType="separate"/>
      </w:r>
      <w:r w:rsidR="00A963AA">
        <w:rPr>
          <w:rFonts w:cs="Times New Roman"/>
          <w:noProof/>
        </w:rPr>
        <w:t>(Hoecker and Higuera, 2019)</w:t>
      </w:r>
      <w:r w:rsidR="00FD4FE0">
        <w:rPr>
          <w:rFonts w:cs="Times New Roman"/>
        </w:rPr>
        <w:fldChar w:fldCharType="end"/>
      </w:r>
      <w:r w:rsidR="00BA3D3D" w:rsidRPr="001F473C">
        <w:rPr>
          <w:rFonts w:cs="Times New Roman"/>
        </w:rPr>
        <w:t xml:space="preserve"> and high-severity</w:t>
      </w:r>
      <w:r w:rsidR="00EF1F80" w:rsidRPr="001F473C">
        <w:rPr>
          <w:rFonts w:cs="Times New Roman"/>
        </w:rPr>
        <w:t xml:space="preserve"> (complete canopy mortality)</w:t>
      </w:r>
      <w:r w:rsidRPr="001F473C">
        <w:rPr>
          <w:rFonts w:cs="Times New Roman"/>
        </w:rPr>
        <w:t>, enforcing a ‘legacy lock’ on forest composition that allowed conifers, such as black spruce (</w:t>
      </w:r>
      <w:r w:rsidRPr="001F473C">
        <w:rPr>
          <w:rFonts w:cs="Times New Roman"/>
          <w:i/>
          <w:iCs/>
        </w:rPr>
        <w:t xml:space="preserve">Picea </w:t>
      </w:r>
      <w:proofErr w:type="spellStart"/>
      <w:r w:rsidRPr="001F473C">
        <w:rPr>
          <w:rFonts w:cs="Times New Roman"/>
          <w:i/>
          <w:iCs/>
        </w:rPr>
        <w:t>mariana</w:t>
      </w:r>
      <w:proofErr w:type="spellEnd"/>
      <w:r w:rsidRPr="001F473C">
        <w:rPr>
          <w:rFonts w:cs="Times New Roman"/>
        </w:rPr>
        <w:t xml:space="preserve">), to dominate </w:t>
      </w:r>
      <w:r w:rsidR="00FD4FE0">
        <w:rPr>
          <w:rFonts w:cs="Times New Roman"/>
        </w:rPr>
        <w:fldChar w:fldCharType="begin"/>
      </w:r>
      <w:r w:rsidR="00FD4FE0">
        <w:rPr>
          <w:rFonts w:cs="Times New Roman"/>
        </w:rPr>
        <w:instrText xml:space="preserve"> ADDIN ZOTERO_ITEM CSL_CITATION {"citationID":"IBwDzIHz","properties":{"formattedCitation":"(Johnstone et al., 2010)","plainCitation":"(Johnstone et al., 2010)","noteIndex":0},"citationItems":[{"id":1242,"uris":["http://zotero.org/users/10601290/items/4ZQ4I7VH"],"itemData":{"id":1242,"type":"article-journal","abstract":"Predicting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forest.","container-title":"Global Change Biology","DOI":"10.1111/j.1365-2486.2009.02051.x","ISSN":"13541013, 13652486","issue":"4","language":"en","page":"1281-1295","source":"DOI.org (Crossref)","title":"Changes in fire regime break the legacy lock on successional trajectories in Alaskan boreal forest","volume":"16","author":[{"family":"Johnstone","given":"Jill F."},{"family":"Hollingsworth","given":"Teresa N."},{"family":"Chapin","given":"F. Stuart"},{"family":"Mack","given":"Michelle C."}],"issued":{"date-parts":[["2010",4]]},"citation-key":"Johnstone_2010a"}}],"schema":"https://github.com/citation-style-language/schema/raw/master/csl-citation.json"} </w:instrText>
      </w:r>
      <w:r w:rsidR="00FD4FE0">
        <w:rPr>
          <w:rFonts w:cs="Times New Roman"/>
        </w:rPr>
        <w:fldChar w:fldCharType="separate"/>
      </w:r>
      <w:r w:rsidR="00A963AA">
        <w:rPr>
          <w:rFonts w:cs="Times New Roman"/>
          <w:noProof/>
        </w:rPr>
        <w:t>(Johnstone et al., 2010)</w:t>
      </w:r>
      <w:r w:rsidR="00FD4FE0">
        <w:rPr>
          <w:rFonts w:cs="Times New Roman"/>
        </w:rPr>
        <w:fldChar w:fldCharType="end"/>
      </w:r>
      <w:r w:rsidR="00FD4FE0">
        <w:rPr>
          <w:rFonts w:cs="Times New Roman"/>
        </w:rPr>
        <w:t>.</w:t>
      </w:r>
      <w:r w:rsidR="000E2E4A" w:rsidRPr="001F473C">
        <w:rPr>
          <w:rFonts w:cs="Times New Roman"/>
        </w:rPr>
        <w:t xml:space="preserve"> Reburns (two fires in an interval of 50 years o</w:t>
      </w:r>
      <w:r w:rsidR="00F96E59" w:rsidRPr="001F473C">
        <w:rPr>
          <w:rFonts w:cs="Times New Roman"/>
        </w:rPr>
        <w:t>r</w:t>
      </w:r>
      <w:r w:rsidR="000E2E4A" w:rsidRPr="001F473C">
        <w:rPr>
          <w:rFonts w:cs="Times New Roman"/>
        </w:rPr>
        <w:t xml:space="preserve"> less</w:t>
      </w:r>
      <w:r w:rsidR="00F96E59" w:rsidRPr="001F473C">
        <w:rPr>
          <w:rFonts w:cs="Times New Roman"/>
        </w:rPr>
        <w:t xml:space="preserve"> in the boreal</w:t>
      </w:r>
      <w:r w:rsidR="000E2E4A" w:rsidRPr="001F473C">
        <w:rPr>
          <w:rFonts w:cs="Times New Roman"/>
        </w:rPr>
        <w:t xml:space="preserve">) and continued reburning (three or more fires in an interval of 150 years or less) drive stand-level transitions from conifer-dominated forests to deciduous shrublands and grasslands </w:t>
      </w:r>
      <w:r w:rsidR="00FD4FE0">
        <w:rPr>
          <w:rFonts w:cs="Times New Roman"/>
        </w:rPr>
        <w:fldChar w:fldCharType="begin"/>
      </w:r>
      <w:r w:rsidR="00FD4FE0">
        <w:rPr>
          <w:rFonts w:cs="Times New Roman"/>
        </w:rPr>
        <w:instrText xml:space="preserve"> ADDIN ZOTERO_ITEM CSL_CITATION {"citationID":"YhsfOQ13","properties":{"formattedCitation":"(Hayes and Buma, 2021; Johnstone and Chapin, 2006)","plainCitation":"(Hayes and Buma, 2021; Johnstone and Chapin, 2006)","noteIndex":0},"citationItems":[{"id":1138,"uris":["http://zotero.org/users/10601290/items/FJMATVSZ"],"itemData":{"id":1138,"type":"article-journal","abstract":"Increasing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1195,"uris":["http://zotero.org/users/10601290/items/DV4TMK9N"],"itemData":{"id":1195,"type":"article-journal","abstract":"Fire, which is the dominant disturbance in the boreal forest, creates substantial heterogeneity in soil burn severity at patch and landscape scales. We present results from five field experiments in Yukon Territory, Canada, and Alaska, USA that document the effects of soil burn severity on the germination and establishment of four common boreal trees: Picea glauca, Picea mariana, Pinus contorta subsp. latifolia, and Populus tremuloides. Burn severity had strong positive effects on seed germination and net seedling establishment after 3 years. Growth of transplanted seedlings was also significantly higher on severely burned soils. Our data and a synthesis of the literature indicated a consistent, steep decline in conifer establishment on organic soils at depths greater than 2.5 cm. A meta-analysis of seedling responses found no difference in the magnitude of severity effects on germination versus net establishment. There were, however, significant differences in establishment but not germination responses among deciduous trees, spruce, and pine, suggesting that small-seeded species experience greater mortality on lightly burned, organic soils than large-seeded species. Together, our analyses indicate that variations in burn severity can influence multiple aspects of forest stand structure, by affecting the density and composition of tree seedlings that establish after fire. These effects are predicted to be most important in moderately-drained forest stands, where a high potential variability in soil burn severity is coupled with strong severity effects on tree recruitment.","container-title":"Ecosystems","DOI":"10.1007/s10021-004-0042-x","ISSN":"1432-9840, 1435-0629","issue":"1","journalAbbreviation":"Ecosystems","language":"en","page":"14-31","source":"DOI.org (Crossref)","title":"Effects of Soil Burn Severity on Post-Fire Tree Recruitment in Boreal Forest","volume":"9","author":[{"family":"Johnstone","given":"Jill F."},{"family":"Chapin","given":"F. Stuart"}],"issued":{"date-parts":[["2006",2]]},"citation-key":"Johnstone_2006"}}],"schema":"https://github.com/citation-style-language/schema/raw/master/csl-citation.json"} </w:instrText>
      </w:r>
      <w:r w:rsidR="00FD4FE0">
        <w:rPr>
          <w:rFonts w:cs="Times New Roman"/>
        </w:rPr>
        <w:fldChar w:fldCharType="separate"/>
      </w:r>
      <w:r w:rsidR="00A963AA">
        <w:rPr>
          <w:rFonts w:cs="Times New Roman"/>
          <w:noProof/>
        </w:rPr>
        <w:t>(Hayes and Buma, 2021; Johnstone and Chapin, 2006)</w:t>
      </w:r>
      <w:r w:rsidR="00FD4FE0">
        <w:rPr>
          <w:rFonts w:cs="Times New Roman"/>
        </w:rPr>
        <w:fldChar w:fldCharType="end"/>
      </w:r>
      <w:r w:rsidR="000E2E4A" w:rsidRPr="001F473C">
        <w:rPr>
          <w:rFonts w:cs="Times New Roman"/>
        </w:rPr>
        <w:t xml:space="preserve">. </w:t>
      </w:r>
      <w:r w:rsidR="00BA3D3D" w:rsidRPr="001F473C">
        <w:rPr>
          <w:rFonts w:cs="Times New Roman"/>
        </w:rPr>
        <w:t>Boreal d</w:t>
      </w:r>
      <w:r w:rsidRPr="001F473C">
        <w:rPr>
          <w:rFonts w:cs="Times New Roman"/>
        </w:rPr>
        <w:t xml:space="preserve">eciduous communities have historically been less capable of igniting and carrying fire spread </w:t>
      </w:r>
      <w:r w:rsidR="0073364C">
        <w:rPr>
          <w:rFonts w:cs="Times New Roman"/>
        </w:rPr>
        <w:fldChar w:fldCharType="begin"/>
      </w:r>
      <w:r w:rsidR="0073364C">
        <w:rPr>
          <w:rFonts w:cs="Times New Roman"/>
        </w:rPr>
        <w:instrText xml:space="preserve"> ADDIN ZOTERO_ITEM CSL_CITATION {"citationID":"sp7TJgqd","properties":{"formattedCitation":"(Barrett et al., 2016)","plainCitation":"(Barrett et al., 2016)","noteIndex":0},"citationItems":[{"id":11,"uris":["http://zotero.org/users/10601290/items/H39CDRP3"],"itemData":{"id":11,"type":"article-journal","abstract":"Wildfire, a dominant disturbance in boreal forests, is highly variable in occurrence and behavior at multiple spatiotemporal scales. New data sets provide more detailed spatial and temporal observations of active fires and the post-burn environment in Alaska. In this study, we employ some of these new data to analyze variations in fire activity by developing three explanatory models to examine the occurrence of (1) seasonal periods of elevated fire activity using the number of MODIS active fire detections data set (MCD14DL) within an 11-day moving window, (2) unburned patches within a burned area using the Monitoring Trends in Burn Severity fire severity product, and (3) short-to-moderate interval (&lt;60 yr) fires using areas of burned area overlap in the Alaska Large Fire Database. Explanatory variables for these three models included dynamic variables that can change over the course of the fire season, such as weather and burn date, as well as static variables that remain constant over a fire season, such as topography, drainage, vegetation cover, and fire history. We found that seasonal periods of high fire activity are associated with both seasonal timing and aggregated weather conditions, as well as the landscape composition of areas that are burning. Important static inputs to the model of seasonal fire activity indicate that when fire weather conditions are suitable, areas that typically resist fire (e.g., deciduous stands) may become more vulnerable to burning and therefore less effective as fire breaks. The occurrence of short-to-moderate interval fires appears to be primarily driven by weather conditions, as these were the only relevant explanatory variables in the model. The unique importance of weather in explaining short-to-moderate interval fires implies that fire return intervals (FRIs) will be sensitive to projected climate changes in the region. Unburned patches occur most often in younger stands, which may be related to a greater deciduous fraction of vegetation as well as lower fuel loads compared with mature stands. The fraction of unburned patches may therefore increase in response to decreasing FRIs and increased deciduousness in the region, or these may decrease if fire weather conditions become more severe.","container-title":"Ecosphere","issue":"11","language":"en","license":"http://creativecommons.org/licenses/by/3.0/","note":"publisher: Wiley","page":"e01572","title":"Static and dynamic controls on fire activity at moderate spatial and temporal scales in the Alaskan boreal forest","volume":"7","author":[{"family":"Barrett","given":"Kirsten"},{"family":"Loboda","given":"Tatiana"},{"family":"McGuire","given":"A D"},{"family":"Genet","given":"Hélène"},{"family":"Hoy","given":"Elizabeth"},{"family":"Kasischke","given":"Eric"}],"issued":{"date-parts":[["2016",11]]},"citation-key":"Barrett_2016"}}],"schema":"https://github.com/citation-style-language/schema/raw/master/csl-citation.json"} </w:instrText>
      </w:r>
      <w:r w:rsidR="0073364C">
        <w:rPr>
          <w:rFonts w:cs="Times New Roman"/>
        </w:rPr>
        <w:fldChar w:fldCharType="separate"/>
      </w:r>
      <w:r w:rsidR="0073364C">
        <w:rPr>
          <w:rFonts w:cs="Times New Roman"/>
          <w:noProof/>
        </w:rPr>
        <w:t>(Barrett et al., 2016)</w:t>
      </w:r>
      <w:r w:rsidR="0073364C">
        <w:rPr>
          <w:rFonts w:cs="Times New Roman"/>
        </w:rPr>
        <w:fldChar w:fldCharType="end"/>
      </w:r>
      <w:r w:rsidR="0073364C">
        <w:rPr>
          <w:rFonts w:cs="Times New Roman"/>
        </w:rPr>
        <w:t xml:space="preserve"> </w:t>
      </w:r>
      <w:r w:rsidR="00BA3D3D" w:rsidRPr="001F473C">
        <w:rPr>
          <w:rFonts w:cs="Times New Roman"/>
        </w:rPr>
        <w:t>due to</w:t>
      </w:r>
      <w:r w:rsidRPr="001F473C">
        <w:rPr>
          <w:rFonts w:cs="Times New Roman"/>
        </w:rPr>
        <w:t xml:space="preserve"> higher foliage moisture </w:t>
      </w:r>
      <w:r w:rsidR="00F334AE">
        <w:rPr>
          <w:rFonts w:cs="Times New Roman"/>
        </w:rPr>
        <w:fldChar w:fldCharType="begin"/>
      </w:r>
      <w:r w:rsidR="00F334AE">
        <w:rPr>
          <w:rFonts w:cs="Times New Roman"/>
        </w:rPr>
        <w:instrText xml:space="preserve"> ADDIN ZOTERO_ITEM CSL_CITATION {"citationID":"PlwzSn7w","properties":{"formattedCitation":"(Kelly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rPr>
        <w:instrText>∼</w:instrText>
      </w:r>
      <w:r w:rsidR="00F334AE">
        <w:rPr>
          <w:rFonts w:cs="Times New Roman"/>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rPr>
        <w:instrText>∼</w:instrText>
      </w:r>
      <w:r w:rsidR="00F334AE">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rPr>
        <w:fldChar w:fldCharType="separate"/>
      </w:r>
      <w:r w:rsidR="00F334AE">
        <w:rPr>
          <w:rFonts w:cs="Times New Roman"/>
          <w:noProof/>
        </w:rPr>
        <w:t>(Kelly et al., 2013)</w:t>
      </w:r>
      <w:r w:rsidR="00F334AE">
        <w:rPr>
          <w:rFonts w:cs="Times New Roman"/>
        </w:rPr>
        <w:fldChar w:fldCharType="end"/>
      </w:r>
      <w:r w:rsidR="000B190E" w:rsidRPr="001F473C">
        <w:rPr>
          <w:rFonts w:cs="Times New Roman"/>
        </w:rPr>
        <w:t xml:space="preserve"> of species like birch and aspen</w:t>
      </w:r>
      <w:r w:rsidR="000E2E4A" w:rsidRPr="001F473C">
        <w:rPr>
          <w:rFonts w:cs="Times New Roman"/>
        </w:rPr>
        <w:t xml:space="preserve">. </w:t>
      </w:r>
      <w:r w:rsidR="0078191D" w:rsidRPr="001F473C">
        <w:rPr>
          <w:rFonts w:cs="Times New Roman"/>
        </w:rPr>
        <w:t>Following that logic</w:t>
      </w:r>
      <w:r w:rsidRPr="001F473C">
        <w:rPr>
          <w:rFonts w:cs="Times New Roman"/>
        </w:rPr>
        <w:t xml:space="preserve">, </w:t>
      </w:r>
      <w:r w:rsidR="00BA3D3D" w:rsidRPr="001F473C">
        <w:rPr>
          <w:rFonts w:cs="Times New Roman"/>
        </w:rPr>
        <w:t>an</w:t>
      </w:r>
      <w:r w:rsidRPr="001F473C">
        <w:rPr>
          <w:rFonts w:cs="Times New Roman"/>
        </w:rPr>
        <w:t xml:space="preserve"> increased presence of deciduous species </w:t>
      </w:r>
      <w:r w:rsidR="00BA3D3D" w:rsidRPr="001F473C">
        <w:rPr>
          <w:rFonts w:cs="Times New Roman"/>
        </w:rPr>
        <w:t>across</w:t>
      </w:r>
      <w:r w:rsidRPr="001F473C">
        <w:rPr>
          <w:rFonts w:cs="Times New Roman"/>
        </w:rPr>
        <w:t xml:space="preserve"> </w:t>
      </w:r>
      <w:r w:rsidR="00BA3D3D" w:rsidRPr="001F473C">
        <w:rPr>
          <w:rFonts w:cs="Times New Roman"/>
        </w:rPr>
        <w:t>boreal forests</w:t>
      </w:r>
      <w:r w:rsidRPr="001F473C">
        <w:rPr>
          <w:rFonts w:cs="Times New Roman"/>
        </w:rPr>
        <w:t xml:space="preserve"> </w:t>
      </w:r>
      <w:r w:rsidR="0078191D" w:rsidRPr="001F473C">
        <w:rPr>
          <w:rFonts w:cs="Times New Roman"/>
        </w:rPr>
        <w:t xml:space="preserve">could </w:t>
      </w:r>
      <w:r w:rsidRPr="001F473C">
        <w:rPr>
          <w:rFonts w:cs="Times New Roman"/>
        </w:rPr>
        <w:t xml:space="preserve">enable negative feedbacks to future fire </w:t>
      </w:r>
      <w:r w:rsidR="00FD4FE0">
        <w:rPr>
          <w:rFonts w:cs="Times New Roman"/>
        </w:rPr>
        <w:fldChar w:fldCharType="begin"/>
      </w:r>
      <w:r w:rsidR="002F27A8">
        <w:rPr>
          <w:rFonts w:cs="Times New Roman"/>
        </w:rPr>
        <w:instrText xml:space="preserve"> ADDIN ZOTERO_ITEM CSL_CITATION {"citationID":"4erloY1L","properties":{"formattedCitation":"(Brubaker et al., 2009)","plainCitation":"(Brubaker et al., 2009)","noteIndex":0},"citationItems":[{"id":859,"uris":["http://zotero.org/users/10601290/items/ZQ4JM28M"],"itemData":{"id":859,"type":"article-journal","abstract":"Interactions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Sheng"}],"issued":{"date-parts":[["2009",7]]},"citation-key":"Brubaker_2009"}}],"schema":"https://github.com/citation-style-language/schema/raw/master/csl-citation.json"} </w:instrText>
      </w:r>
      <w:r w:rsidR="00FD4FE0">
        <w:rPr>
          <w:rFonts w:cs="Times New Roman"/>
        </w:rPr>
        <w:fldChar w:fldCharType="separate"/>
      </w:r>
      <w:r w:rsidR="00A963AA">
        <w:rPr>
          <w:rFonts w:cs="Times New Roman"/>
          <w:noProof/>
        </w:rPr>
        <w:t>(Brubaker et al., 2009)</w:t>
      </w:r>
      <w:r w:rsidR="00FD4FE0">
        <w:rPr>
          <w:rFonts w:cs="Times New Roman"/>
        </w:rPr>
        <w:fldChar w:fldCharType="end"/>
      </w:r>
      <w:r w:rsidR="002F27A8">
        <w:rPr>
          <w:rFonts w:cs="Times New Roman"/>
        </w:rPr>
        <w:t>,</w:t>
      </w:r>
      <w:r w:rsidRPr="001F473C">
        <w:rPr>
          <w:rFonts w:cs="Times New Roman"/>
        </w:rPr>
        <w:t xml:space="preserve"> also referred to as ‘self-regulation’ </w:t>
      </w:r>
      <w:r w:rsidR="002F27A8">
        <w:rPr>
          <w:rFonts w:cs="Times New Roman"/>
        </w:rPr>
        <w:fldChar w:fldCharType="begin"/>
      </w:r>
      <w:r w:rsidR="002F27A8">
        <w:rPr>
          <w:rFonts w:cs="Times New Roman"/>
        </w:rPr>
        <w:instrText xml:space="preserve"> ADDIN ZOTERO_ITEM CSL_CITATION {"citationID":"LqXw1Z79","properties":{"formattedCitation":"(Hart et al., 2019; Parks et al., 2015)","plainCitation":"(Hart et al., 2019; Parks et al., 2015)","noteIndex":0},"citationItems":[{"id":1136,"uris":["http://zotero.org/users/10601290/items/BMHJUY89"],"itemData":{"id":1136,"type":"article-journal","abstract":"Future changes in climate are widely anticipated to increase fire frequency, particularly in boreal forests where extreme warming is expected to occur. Feedbacks between vegetation and fire may modify the direct effects of warming on fire activity and shape ecological responses to changing fire frequency. We investigate these interactions using extensive field data from the Boreal Shield of Saskatchewan, Canada, a region where &gt;40% of the forest has burned in the past 30 years. We use geospatial and field data to assess the resistance and resilience of eight common vegetation states to frequent fire by quantifying the occurrence of short‐interval fires and their effect on recovery to a similar vegetation state. These empirical relationships are combined with data from published literature to parameterize a spatially explicit, state‐and‐transition simulation model of fire and forest succession. We use this model to ask if and how: (a) feedbacks between vegetation and wildfire may modify fire activity on the landscape, and (b) more frequent fire may affect landscape forest composition and age structure. Both field and GIS data suggest the probability of fire is low in the initial decades after fire, supporting the hypothesis that fuel accumulation may exert a negative feedback on fire frequency. Field observations of pre‐ and postfire composition indicate that switches in forest state are more likely in conifer stands that burn at a young age, supporting the hypothesis that resilience is lower in immature stands. Stands dominated by deciduous trees or jack pine were generally resilient to fire, while mixed conifer and well‐drained spruce forests were less resilient. However, simulation modeling suggests increased fire activity may result in large changes in forest age structure and composition, despite the feedbacks between vegetation–fire likely to occur with increased fire activity.","container-title":"Global Change Biology","DOI":"10.1111/gcb.14550","ISSN":"1354-1013, 1365-2486","issue":"3","journalAbbreviation":"Glob Change Biol","language":"en","page":"869-884","source":"DOI.org (Crossref)","title":"Examining forest resilience to changing fire frequency in a fire‐prone region of boreal forest","volume":"25","author":[{"family":"Hart","given":"Sarah J."},{"family":"Henkelman","given":"Jonathan"},{"family":"McLoughlin","given":"Philip D."},{"family":"Nielsen","given":"Scott E."},{"family":"Truchon‐Savard","given":"Alexandre"},{"family":"Johnstone","given":"Jill F."}],"issued":{"date-parts":[["2019",3]]},"citation-key":"Hart_2019"}},{"id":474,"uris":["http://zotero.org/users/10601290/items/G2HJ4RG5"],"itemData":{"id":474,"type":"article-journal","abstract":"Theory suggests that natural fire regimes can result in landscapes that are both self‐ regulating and resilient to fire. For example, because fires consume fuel, they may create barriers to the spread of future fires, thereby regulating fire size. Top‐down controls such as …","container-title":"Ecological","note":"publisher: Wiley Online Library","title":"Wildland fire as a self‐regulating mechanism: the role of previous burns and weather in limiting fire progression","author":[{"family":"Parks","given":"S A"},{"family":"Holsinger","given":"L M"},{"family":"Miller","given":"C"},{"literal":"others"}],"issued":{"date-parts":[["2015"]]},"citation-key":"Parks_2015"}}],"schema":"https://github.com/citation-style-language/schema/raw/master/csl-citation.json"} </w:instrText>
      </w:r>
      <w:r w:rsidR="002F27A8">
        <w:rPr>
          <w:rFonts w:cs="Times New Roman"/>
        </w:rPr>
        <w:fldChar w:fldCharType="separate"/>
      </w:r>
      <w:r w:rsidR="00A963AA">
        <w:rPr>
          <w:rFonts w:cs="Times New Roman"/>
          <w:noProof/>
        </w:rPr>
        <w:t>(Hart et al., 2019; Parks et al., 2015)</w:t>
      </w:r>
      <w:r w:rsidR="002F27A8">
        <w:rPr>
          <w:rFonts w:cs="Times New Roman"/>
        </w:rPr>
        <w:fldChar w:fldCharType="end"/>
      </w:r>
      <w:r w:rsidR="002F27A8">
        <w:rPr>
          <w:rFonts w:cs="Times New Roman"/>
        </w:rPr>
        <w:t xml:space="preserve">. </w:t>
      </w:r>
      <w:r w:rsidR="00E749C9" w:rsidRPr="001F473C">
        <w:rPr>
          <w:rFonts w:cs="Times New Roman"/>
        </w:rPr>
        <w:t>However, the strength, reliability, and potential duration of self-regulation remains unclear, given t</w:t>
      </w:r>
      <w:r w:rsidR="00CF79B8" w:rsidRPr="001F473C">
        <w:rPr>
          <w:rFonts w:cs="Times New Roman"/>
        </w:rPr>
        <w:t>wo factors: one, t</w:t>
      </w:r>
      <w:r w:rsidR="00E749C9" w:rsidRPr="001F473C">
        <w:rPr>
          <w:rFonts w:cs="Times New Roman"/>
        </w:rPr>
        <w:t>hat ongoing reburning is shifting community composition outside historic norms</w:t>
      </w:r>
      <w:r w:rsidR="00CF79B8" w:rsidRPr="001F473C">
        <w:rPr>
          <w:rFonts w:cs="Times New Roman"/>
        </w:rPr>
        <w:t xml:space="preserve"> and two, extreme fire weather </w:t>
      </w:r>
      <w:r w:rsidR="000B190E" w:rsidRPr="001F473C">
        <w:rPr>
          <w:rFonts w:cs="Times New Roman"/>
        </w:rPr>
        <w:t xml:space="preserve">conditions </w:t>
      </w:r>
      <w:r w:rsidR="00CF79B8" w:rsidRPr="001F473C">
        <w:rPr>
          <w:rFonts w:cs="Times New Roman"/>
        </w:rPr>
        <w:t>may overwhelm foliar moisture constraints</w:t>
      </w:r>
      <w:r w:rsidR="00E749C9" w:rsidRPr="001F473C">
        <w:rPr>
          <w:rFonts w:cs="Times New Roman"/>
        </w:rPr>
        <w:t>.</w:t>
      </w:r>
      <w:r w:rsidR="00EF1F80" w:rsidRPr="001F473C">
        <w:rPr>
          <w:rFonts w:cs="Times New Roman"/>
        </w:rPr>
        <w:t xml:space="preserve"> To </w:t>
      </w:r>
      <w:r w:rsidR="00CF79B8" w:rsidRPr="001F473C">
        <w:rPr>
          <w:rFonts w:cs="Times New Roman"/>
        </w:rPr>
        <w:t>better evaluate</w:t>
      </w:r>
      <w:r w:rsidR="00EF1F80" w:rsidRPr="001F473C">
        <w:rPr>
          <w:rFonts w:cs="Times New Roman"/>
        </w:rPr>
        <w:t xml:space="preserve"> </w:t>
      </w:r>
      <w:r w:rsidR="000E2E4A" w:rsidRPr="001F473C">
        <w:rPr>
          <w:rFonts w:cs="Times New Roman"/>
        </w:rPr>
        <w:t xml:space="preserve">the </w:t>
      </w:r>
      <w:r w:rsidR="00CF79B8" w:rsidRPr="001F473C">
        <w:rPr>
          <w:rFonts w:cs="Times New Roman"/>
        </w:rPr>
        <w:t xml:space="preserve">potential </w:t>
      </w:r>
      <w:r w:rsidR="000E2E4A" w:rsidRPr="001F473C">
        <w:rPr>
          <w:rFonts w:cs="Times New Roman"/>
        </w:rPr>
        <w:t xml:space="preserve">strength of deciduous self-regulation </w:t>
      </w:r>
      <w:r w:rsidR="00BA3D3D" w:rsidRPr="001F473C">
        <w:rPr>
          <w:rFonts w:cs="Times New Roman"/>
        </w:rPr>
        <w:t>in boreal forests</w:t>
      </w:r>
      <w:r w:rsidR="00CF79B8" w:rsidRPr="001F473C">
        <w:rPr>
          <w:rFonts w:cs="Times New Roman"/>
        </w:rPr>
        <w:t xml:space="preserve"> under warming conditions</w:t>
      </w:r>
      <w:r w:rsidR="00EF1F80" w:rsidRPr="001F473C">
        <w:rPr>
          <w:rFonts w:cs="Times New Roman"/>
        </w:rPr>
        <w:t>, we</w:t>
      </w:r>
      <w:r w:rsidR="00BA3D3D" w:rsidRPr="001F473C">
        <w:rPr>
          <w:rFonts w:cs="Times New Roman"/>
        </w:rPr>
        <w:t xml:space="preserve"> </w:t>
      </w:r>
      <w:r w:rsidR="00CF79B8" w:rsidRPr="001F473C">
        <w:rPr>
          <w:rFonts w:cs="Times New Roman"/>
        </w:rPr>
        <w:t xml:space="preserve">need a better understanding of fire behavior in </w:t>
      </w:r>
      <w:r w:rsidR="000E2E4A" w:rsidRPr="001F473C">
        <w:rPr>
          <w:rFonts w:cs="Times New Roman"/>
        </w:rPr>
        <w:t xml:space="preserve">emerging </w:t>
      </w:r>
      <w:r w:rsidR="00CF79B8" w:rsidRPr="001F473C">
        <w:rPr>
          <w:rFonts w:cs="Times New Roman"/>
        </w:rPr>
        <w:t xml:space="preserve">deciduous </w:t>
      </w:r>
      <w:r w:rsidR="000B190E" w:rsidRPr="001F473C">
        <w:rPr>
          <w:rFonts w:cs="Times New Roman"/>
        </w:rPr>
        <w:t>regeneration</w:t>
      </w:r>
      <w:r w:rsidR="00CF79B8" w:rsidRPr="001F473C">
        <w:rPr>
          <w:rFonts w:cs="Times New Roman"/>
        </w:rPr>
        <w:t>.</w:t>
      </w:r>
    </w:p>
    <w:p w14:paraId="0BFC2BED" w14:textId="77777777" w:rsidR="00F11388" w:rsidRPr="001F473C" w:rsidRDefault="00F11388" w:rsidP="00CF79B8">
      <w:pPr>
        <w:ind w:firstLine="720"/>
        <w:rPr>
          <w:rFonts w:cs="Times New Roman"/>
          <w:color w:val="000000" w:themeColor="text1"/>
        </w:rPr>
      </w:pPr>
      <w:r w:rsidRPr="001F473C">
        <w:rPr>
          <w:rFonts w:cs="Times New Roman"/>
          <w:color w:val="000000" w:themeColor="text1"/>
        </w:rPr>
        <w:t xml:space="preserve">Fire behavior is a product of how a fire responds to the interactions of fuel, weather and topography. While topography plays an important role in fire behavior in forests of Interior Alaska, here we focus on how changing fuel and changing fire weather conditions may alter how deciduous stands burn. </w:t>
      </w:r>
    </w:p>
    <w:p w14:paraId="53329F3F" w14:textId="22211F92" w:rsidR="000E2E4A" w:rsidRPr="001F473C" w:rsidRDefault="00F11388" w:rsidP="00CF79B8">
      <w:pPr>
        <w:ind w:firstLine="720"/>
        <w:rPr>
          <w:rFonts w:cs="Times New Roman"/>
          <w:color w:val="000000" w:themeColor="text1"/>
        </w:rPr>
      </w:pPr>
      <w:r w:rsidRPr="001F473C">
        <w:rPr>
          <w:rFonts w:cs="Times New Roman"/>
          <w:color w:val="000000" w:themeColor="text1"/>
        </w:rPr>
        <w:lastRenderedPageBreak/>
        <w:t xml:space="preserve">Both fuel abundance and fuel arrangement are important factors for fire behavior and both </w:t>
      </w:r>
      <w:r w:rsidR="00F13F84" w:rsidRPr="001F473C">
        <w:rPr>
          <w:rFonts w:cs="Times New Roman"/>
          <w:color w:val="000000" w:themeColor="text1"/>
        </w:rPr>
        <w:t>are controlled by</w:t>
      </w:r>
      <w:r w:rsidRPr="001F473C">
        <w:rPr>
          <w:rFonts w:cs="Times New Roman"/>
          <w:color w:val="000000" w:themeColor="text1"/>
        </w:rPr>
        <w:t xml:space="preserve"> forest structure and composition</w:t>
      </w:r>
      <w:r w:rsidR="002F27A8">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{"citationID":"lVVTY7ao","properties":{"formattedCitation":"(Atchley et al., 2021; Parsons et al., 2017)","plainCitation":"(Atchley et al., 2021; Parsons et al., 2017)","noteIndex":0},"citationItems":[{"id":8,"uris":["http://zotero.org/users/10601290/items/4XX8FDVL"],"itemData":{"id":8,"type":"article-journal","abstract":"The distribution of fuels is recognised as a key driver of wildland fire behaviour. However, our understanding of how fuel density heterogeneity affects fire behaviour is limited because of the challenges associated with experiments that isolate fuel heterogeneity from other factors. Advances in fire behaviour modelling and computational resources provide a means to explore fire behaviour responses to fuel heterogeneity. Using an ensemble approach to simulate fire behaviour in a coupled fire–atmosphere model, we systematically tested how fuel density fidelity and heterogeneity shape effective wind characteristics that ultimately affect fire behaviour. Results showed that with increased fuel density fidelity and heterogeneity, fire spread and area burned decreased owing to a combination of fuel discontinuities and increased fine-scale turbulent wind structures that blocked forward fire spread. However, at large characteristic length scales of spatial fuel density, the fire spread and area burned increased because local fuel discontinuity decreased, and wind entrainment into the forest canopy maintained near-surface wind speeds that drove forward fire spread. These results demonstrate the importance of incorporating high-resolution fuel fidelity and heterogeneity information to capture effective wind conditions that improve fire behaviour forecasts.","container-title":"Int. J. Wildland Fire","issue":"3","language":"en","note":"publisher: CSIRO Publishing","page":"179","title":"Effects of fuel spatial distribution on wildland fire behaviour","volume":"30","author":[{"family":"Atchley","given":"Adam L"},{"family":"Linn","given":"Rodman"},{"family":"Jonko","given":"Alex"},{"family":"Hoffman","given":"Chad"},{"family":"Hyman","given":"Jeffrey D"},{"family":"Pimont","given":"Francois"},{"family":"Sieg","given":"Carolyn"},{"family":"Middleton","given":"Richard S"}],"issued":{"date-parts":[["2021"]]},"citation-key":"Atchley_2021"}},{"id":9,"uris":["http://zotero.org/users/10601290/items/4GV44LAH"],"itemData":{"id":9,"type":"article-journal","abstract":"Landscape heterogeneity shapes species distributions, interactions, and fluctuations. Historically, in dry forest ecosystems, low canopy cover and heterogeneous fuel patterns often moderated disturbances like fire. Over the last century, however, increases in canopy cover and more homogeneous patterns have contributed to altered fire regimes with higher fire severity. Fire management strategies emphasize increasing within-stand heterogeneity with aggregated fuel patterns to alter potential fire behavior. Yet, little is known about how such patterns may affect fire behavior, or how sensitive fire behavior changes from fuel patterns are to winds and canopy cover. Here, we used a physics-based fire behavior model, FIRETEC, to explore the impacts of spatially aggregated fuel patterns on the mean and variability of stand-level fire behavior, and to test sensitivity of these effects to wind and canopy cover. Qualitative and quantitative approaches suggest that spatial fuel patterns can significantly affect fire behavior. Based on our results we propose three hypotheses: (1) aggregated spatial fuel patterns primarily affect fire behavior by increasing variability; (2) this variability should increase with spatial scale of aggregation; and (3) fire behavior sensitivity to spatial pattern effects should be more pronounced under moderate wind and fuel conditions.","container-title":"Land (Basel)","issue":"2","note":"publisher: MDPI AG","page":"43","title":"Numerical investigation of aggregated fuel spatial pattern impacts on fire behavior","volume":"6","author":[{"family":"Parsons","given":"Russell"},{"family":"Linn","given":"Rodman"},{"family":"Pimont","given":"Francois"},{"family":"Hoffman","given":"Chad"},{"family":"Sauer","given":"Jeremy"},{"family":"Winterkamp","given":"Judith"},{"family":"Sieg","given":"Carolyn"},{"family":"Jolly","given":"W"}],"issued":{"date-parts":[["2017",6]]},"citation-key":"Parsons_2017"}}],"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(Atchley et al., 2021; Parsons et al., 2017)</w:t>
      </w:r>
      <w:r w:rsidR="002F27A8">
        <w:rPr>
          <w:rFonts w:cs="Times New Roman"/>
          <w:color w:val="000000" w:themeColor="text1"/>
        </w:rPr>
        <w:fldChar w:fldCharType="end"/>
      </w:r>
      <w:r w:rsidR="002F27A8">
        <w:rPr>
          <w:rFonts w:cs="Times New Roman"/>
          <w:color w:val="000000" w:themeColor="text1"/>
        </w:rPr>
        <w:t>.</w:t>
      </w:r>
      <w:r w:rsidRPr="001F473C">
        <w:rPr>
          <w:rFonts w:cs="Times New Roman"/>
          <w:color w:val="000000" w:themeColor="text1"/>
        </w:rPr>
        <w:t xml:space="preserve"> I</w:t>
      </w:r>
      <w:r w:rsidR="00B27AF3" w:rsidRPr="001F473C">
        <w:rPr>
          <w:rFonts w:cs="Times New Roman"/>
          <w:color w:val="000000" w:themeColor="text1"/>
        </w:rPr>
        <w:t>n boreal</w:t>
      </w:r>
      <w:r w:rsidR="000E2E4A" w:rsidRPr="001F473C">
        <w:rPr>
          <w:rFonts w:cs="Times New Roman"/>
          <w:color w:val="000000" w:themeColor="text1"/>
        </w:rPr>
        <w:t xml:space="preserve"> Interior Alaska</w:t>
      </w:r>
      <w:r w:rsidRPr="001F473C">
        <w:rPr>
          <w:rFonts w:cs="Times New Roman"/>
          <w:color w:val="000000" w:themeColor="text1"/>
        </w:rPr>
        <w:t>, forests</w:t>
      </w:r>
      <w:r w:rsidR="000E2E4A" w:rsidRPr="001F473C">
        <w:rPr>
          <w:rFonts w:cs="Times New Roman"/>
          <w:color w:val="000000" w:themeColor="text1"/>
        </w:rPr>
        <w:t xml:space="preserve"> ha</w:t>
      </w:r>
      <w:r w:rsidRPr="001F473C">
        <w:rPr>
          <w:rFonts w:cs="Times New Roman"/>
          <w:color w:val="000000" w:themeColor="text1"/>
        </w:rPr>
        <w:t>ve</w:t>
      </w:r>
      <w:r w:rsidR="000E2E4A" w:rsidRPr="001F473C">
        <w:rPr>
          <w:rFonts w:cs="Times New Roman"/>
          <w:color w:val="000000" w:themeColor="text1"/>
        </w:rPr>
        <w:t xml:space="preserve"> been remarkably stable</w:t>
      </w:r>
      <w:r w:rsidR="00B27AF3" w:rsidRPr="001F473C">
        <w:rPr>
          <w:rFonts w:cs="Times New Roman"/>
          <w:color w:val="000000" w:themeColor="text1"/>
        </w:rPr>
        <w:t xml:space="preserve"> </w:t>
      </w:r>
      <w:r w:rsidR="000E2E4A" w:rsidRPr="001F473C">
        <w:rPr>
          <w:rFonts w:cs="Times New Roman"/>
          <w:color w:val="000000" w:themeColor="text1"/>
        </w:rPr>
        <w:t xml:space="preserve">for thousands of years </w:t>
      </w:r>
      <w:r w:rsidR="001007A3" w:rsidRPr="001F473C">
        <w:rPr>
          <w:rFonts w:cs="Times New Roman"/>
          <w:color w:val="000000" w:themeColor="text1"/>
        </w:rPr>
        <w:t>under an infrequent, high severity fire regime</w:t>
      </w:r>
      <w:r w:rsidRPr="001F473C">
        <w:rPr>
          <w:rFonts w:cs="Times New Roman"/>
          <w:color w:val="000000" w:themeColor="text1"/>
        </w:rPr>
        <w:t xml:space="preserve">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{"citationID":"HMSmMTYk","properties":{"formattedCitation":"(Kelly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(Kelly et al., 2013)</w:t>
      </w:r>
      <w:r w:rsidR="00F334AE">
        <w:rPr>
          <w:rFonts w:cs="Times New Roman"/>
          <w:color w:val="000000" w:themeColor="text1"/>
        </w:rPr>
        <w:fldChar w:fldCharType="end"/>
      </w:r>
      <w:r w:rsidR="00F334AE">
        <w:rPr>
          <w:rFonts w:cs="Times New Roman"/>
          <w:color w:val="000000" w:themeColor="text1"/>
        </w:rPr>
        <w:t>,</w:t>
      </w:r>
      <w:r w:rsidRPr="001F473C">
        <w:rPr>
          <w:rFonts w:cs="Times New Roman"/>
          <w:color w:val="000000" w:themeColor="text1"/>
        </w:rPr>
        <w:t xml:space="preserve"> </w:t>
      </w:r>
      <w:r w:rsidR="00F13F84" w:rsidRPr="001F473C">
        <w:rPr>
          <w:rFonts w:cs="Times New Roman"/>
          <w:color w:val="000000" w:themeColor="text1"/>
        </w:rPr>
        <w:t>which promoted black spruce dominance across the region</w:t>
      </w:r>
      <w:r w:rsidR="000E2E4A" w:rsidRPr="001F473C">
        <w:rPr>
          <w:rFonts w:cs="Times New Roman"/>
          <w:color w:val="000000" w:themeColor="text1"/>
        </w:rPr>
        <w:t>.</w:t>
      </w:r>
      <w:r w:rsidR="00F13F84" w:rsidRPr="001F473C">
        <w:rPr>
          <w:rFonts w:cs="Times New Roman"/>
          <w:color w:val="000000" w:themeColor="text1"/>
        </w:rPr>
        <w:t xml:space="preserve"> Deciduous communities were present (Higuera et al.</w:t>
      </w:r>
      <w:r w:rsidR="00F334AE">
        <w:rPr>
          <w:rFonts w:cs="Times New Roman"/>
          <w:color w:val="000000" w:themeColor="text1"/>
        </w:rPr>
        <w:t>,</w:t>
      </w:r>
      <w:r w:rsidR="00F13F84" w:rsidRPr="001F473C">
        <w:rPr>
          <w:rFonts w:cs="Times New Roman"/>
          <w:color w:val="000000" w:themeColor="text1"/>
        </w:rPr>
        <w:t xml:space="preserve"> 2018) but limited and predominantly dominated by birch (</w:t>
      </w:r>
      <w:r w:rsidR="00F13F84" w:rsidRPr="001F473C">
        <w:rPr>
          <w:rFonts w:cs="Times New Roman"/>
          <w:i/>
          <w:iCs/>
          <w:color w:val="000000" w:themeColor="text1"/>
        </w:rPr>
        <w:t>Betula neoalaskana</w:t>
      </w:r>
      <w:r w:rsidR="00F13F84" w:rsidRPr="001F473C">
        <w:rPr>
          <w:rFonts w:cs="Times New Roman"/>
          <w:color w:val="000000" w:themeColor="text1"/>
        </w:rPr>
        <w:t>).</w:t>
      </w:r>
      <w:r w:rsidR="000E2E4A" w:rsidRPr="001F473C">
        <w:rPr>
          <w:rFonts w:cs="Times New Roman"/>
          <w:color w:val="000000" w:themeColor="text1"/>
        </w:rPr>
        <w:t xml:space="preserve"> </w:t>
      </w:r>
      <w:r w:rsidR="001007A3" w:rsidRPr="001F473C">
        <w:rPr>
          <w:rFonts w:cs="Times New Roman"/>
          <w:color w:val="000000" w:themeColor="text1"/>
        </w:rPr>
        <w:t>However, p</w:t>
      </w:r>
      <w:r w:rsidR="000E2E4A" w:rsidRPr="001F473C">
        <w:rPr>
          <w:rFonts w:cs="Times New Roman"/>
          <w:color w:val="000000" w:themeColor="text1"/>
        </w:rPr>
        <w:t xml:space="preserve">aleoecological community types, on which the description of a negative feedback </w:t>
      </w:r>
      <w:r w:rsidR="00F13F84" w:rsidRPr="001F473C">
        <w:rPr>
          <w:rFonts w:cs="Times New Roman"/>
          <w:color w:val="000000" w:themeColor="text1"/>
        </w:rPr>
        <w:t>is partly based</w:t>
      </w:r>
      <w:r w:rsidR="000E2E4A" w:rsidRPr="001F473C">
        <w:rPr>
          <w:rFonts w:cs="Times New Roman"/>
          <w:color w:val="000000" w:themeColor="text1"/>
        </w:rPr>
        <w:t xml:space="preserve">, are not analogous to modern emerging communities in Alaska: mid-Holocene boreal deciduous environments were dominated by birch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{"citationID":"NRmsn6OA","properties":{"formattedCitation":"(Higuera et al., 2008; Kelly et al., 2013)","plainCitation":"(Higuera et al., 2008; Kelly et al., 2013)","noteIndex":0},"citationItems":[{"id":1145,"uris":["http://zotero.org/users/10601290/items/T96ZSCIV"],"itemData":{"id":1145,"type":"article-journal","abstract":"Understanding feedbacks between terrestrial and atmospheric systems is vital for predicting the consequences of global change, particularly in the rapidly changing Arctic. Fire is a key process in this context, but the consequences of altered fire regimes in tundra ecosystems are rarely considered, largely because tundra fires occur infrequently on the modern landscape. We present paleoecological data that indicate frequent tundra fires in northcentral Alaska between 14,000 and 10,000 years ago. Charcoal and pollen from lake sediments reveal that ancient birch-dominated shrub tundra burned as often as modern boreal forests in the region, every 144 years on average (+/2 90 s.d.; n = 44). Although paleoclimate interpretations and data from modern tundra fires suggest that increased burning was aided by low effective moisture, vegetation cover clearly played a critical role in facilitating the paleofires by creating an abundance of fine fuels. These records suggest that greater fire activity will likely accompany temperature-related increases in shrub-dominated tundra predicted for the 21st century and beyond. Increased tundra burning will have broad impacts on physical and biological systems as well as on land-atmosphere interactions in the Arctic, including the potential to release stored organic carbon to the atmosphere.","container-title":"PLoS ONE","DOI":"10.1371/journal.pone.0001744","ISSN":"1932-6203","issue":"3","journalAbbreviation":"PLoS ONE","language":"en","page":"e0001744","source":"DOI.org (Crossref)","title":"Frequent Fires in Ancient Shrub Tundra: Implications of Paleorecords for Arctic Environmental Change","title-short":"Frequent Fires in Ancient Shrub Tundra","volume":"3","author":[{"family":"Higuera","given":"Philip E."},{"family":"Brubaker","given":"Linda B."},{"family":"Anderson","given":"Patricia M."},{"family":"Brown","given":"Thomas A."},{"family":"Kennedy","given":"Alison T."},{"family":"Hu","given":"Feng Sheng"}],"editor":[{"family":"Chave","given":"Jerome"}],"issued":{"date-parts":[["2008",3,5]]},"citation-key":"Higuera_2008"}},{"id":1277,"uris":["http://zotero.org/users/10601290/items/ZSECC55X"],"itemData":{"id":1277,"type":"article-journal","abstract":"Wildfire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(Higuera et al., 2008; Kelly et al., 2013)</w:t>
      </w:r>
      <w:r w:rsidR="00F334AE">
        <w:rPr>
          <w:rFonts w:cs="Times New Roman"/>
          <w:color w:val="000000" w:themeColor="text1"/>
        </w:rPr>
        <w:fldChar w:fldCharType="end"/>
      </w:r>
      <w:r w:rsidR="000E2E4A" w:rsidRPr="001F473C">
        <w:rPr>
          <w:rFonts w:cs="Times New Roman"/>
          <w:color w:val="000000" w:themeColor="text1"/>
        </w:rPr>
        <w:t xml:space="preserve"> while recent studies have found alder (</w:t>
      </w:r>
      <w:r w:rsidR="000E2E4A" w:rsidRPr="001F473C">
        <w:rPr>
          <w:rFonts w:cs="Times New Roman"/>
          <w:i/>
          <w:iCs/>
          <w:color w:val="000000" w:themeColor="text1"/>
        </w:rPr>
        <w:t xml:space="preserve">Alnus </w:t>
      </w:r>
      <w:proofErr w:type="spellStart"/>
      <w:r w:rsidR="000E2E4A" w:rsidRPr="001F473C">
        <w:rPr>
          <w:rFonts w:cs="Times New Roman"/>
          <w:i/>
          <w:iCs/>
          <w:color w:val="000000" w:themeColor="text1"/>
        </w:rPr>
        <w:t>crispa</w:t>
      </w:r>
      <w:proofErr w:type="spellEnd"/>
      <w:r w:rsidR="000E2E4A" w:rsidRPr="001F473C">
        <w:rPr>
          <w:rFonts w:cs="Times New Roman"/>
          <w:color w:val="000000" w:themeColor="text1"/>
        </w:rPr>
        <w:t>), aspen (</w:t>
      </w:r>
      <w:r w:rsidR="000E2E4A" w:rsidRPr="001F473C">
        <w:rPr>
          <w:rFonts w:cs="Times New Roman"/>
          <w:i/>
          <w:iCs/>
          <w:color w:val="000000" w:themeColor="text1"/>
        </w:rPr>
        <w:t xml:space="preserve">Populus </w:t>
      </w:r>
      <w:proofErr w:type="spellStart"/>
      <w:r w:rsidR="000E2E4A" w:rsidRPr="001F473C">
        <w:rPr>
          <w:rFonts w:cs="Times New Roman"/>
          <w:i/>
          <w:iCs/>
          <w:color w:val="000000" w:themeColor="text1"/>
        </w:rPr>
        <w:t>tremuloides</w:t>
      </w:r>
      <w:proofErr w:type="spellEnd"/>
      <w:r w:rsidR="000E2E4A" w:rsidRPr="001F473C">
        <w:rPr>
          <w:rFonts w:cs="Times New Roman"/>
          <w:color w:val="000000" w:themeColor="text1"/>
        </w:rPr>
        <w:t>), and even willow (</w:t>
      </w:r>
      <w:r w:rsidR="000E2E4A" w:rsidRPr="001F473C">
        <w:rPr>
          <w:rFonts w:cs="Times New Roman"/>
          <w:i/>
          <w:iCs/>
          <w:color w:val="000000" w:themeColor="text1"/>
        </w:rPr>
        <w:t xml:space="preserve">Salix </w:t>
      </w:r>
      <w:r w:rsidR="000E2E4A" w:rsidRPr="001F473C">
        <w:rPr>
          <w:rFonts w:cs="Times New Roman"/>
          <w:color w:val="000000" w:themeColor="text1"/>
        </w:rPr>
        <w:t xml:space="preserve">spp.) in dominant quantities in modern boreal forests after reburning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{"citationID":"FII7DzYW","properties":{"formattedCitation":"(Hayes and Buma, 2021; Johnstone et al., 2020)","plainCitation":"(Hayes and Buma, 2021; Johnstone et al., 2020)","noteIndex":0},"citationItems":[{"id":1138,"uris":["http://zotero.org/users/10601290/items/FJMATVSZ"],"itemData":{"id":1138,"type":"article-journal","abstract":"Increasing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1204,"uris":["http://zotero.org/users/10601290/items/SDAC34RQ"],"itemData":{"id":1204,"type":"article-journal","abstract":"Disturbances can interrupt feedbacks that maintain stable plant community structure and create windows of opportunity for vegetation to shift to alternative states. Boreal forests are dominated by tree species that overlap considerably in environmental niche, but there are few tests of what conditions initiate and sustain different forest states. Here, we examine patterns of post-ﬁre growth and density of tree seedlings in early succession and use structural equation models to estimate relative effects of environmental and pre-ﬁre conditions, ﬁre characteristics, and biotic interactions. We surveyed tree seedling recruits for 13 yr across a broad range of environmental and ﬁre conditions (n = 89) in Alaskan black spruce stands that burned in 2004. Densities of established seedlings at 13 yr were strongly determined by initial recruitment that occurred within 2 yr after ﬁre. High proportional combustion of the soil organic layer (ﬁre severity) led to increased densities of deciduous seedlings but not of black spruce and had a positive inﬂuence on aboveground biomass of all species. Biotic interactions such as mammalian herbivory or woody competition, potential mechanisms for relay ﬂoristic succession, had no detectable effects on tree seedling densities or biomass. Repeated surveys instead suggested persistent shifts in successional trajectories of tree communities from spruce to deciduous dominance at sites where high ﬁre severity created positive conditions for deciduous seedling recruitment and growth. Unless future species interactions alter the deciduous dominance of tree seedling composition, the vegetation transformations that we observed in response to high ﬁre severity are likely to persist over the short ﬁre cycle that increasingly characterizes the ﬁre regime of Interior Alaska.","container-title":"Ecosphere","DOI":"10.1002/ecs2.3129","ISSN":"2150-8925, 2150-8925","issue":"5","journalAbbreviation":"Ecosphere","language":"en","source":"DOI.org (Crossref)","title":"Factors shaping alternate successional trajectories in burned black spruce forests of Alaska","URL":"https://onlinelibrary.wiley.com/doi/10.1002/ecs2.3129","volume":"11","author":[{"family":"Johnstone","given":"J. F."},{"family":"Celis","given":"G."},{"family":"Chapin","given":"F. S."},{"family":"Hollingsworth","given":"T. N."},{"family":"Jean","given":"M."},{"family":"Mack","given":"M. C."}],"accessed":{"date-parts":[["2022",11,15]]},"issued":{"date-parts":[["2020",5]]},"citation-key":"Johnstone_2020"}}],"schema":"https://github.com/citation-style-language/schema/raw/master/csl-citation.json"}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(Hayes and Buma, 2021; Johnstone et al., 2020)</w:t>
      </w:r>
      <w:r w:rsidR="00F334AE">
        <w:rPr>
          <w:rFonts w:cs="Times New Roman"/>
          <w:color w:val="000000" w:themeColor="text1"/>
        </w:rPr>
        <w:fldChar w:fldCharType="end"/>
      </w:r>
      <w:r w:rsidR="00F334AE">
        <w:rPr>
          <w:rFonts w:cs="Times New Roman"/>
          <w:color w:val="000000" w:themeColor="text1"/>
        </w:rPr>
        <w:t>.</w:t>
      </w:r>
      <w:r w:rsidR="000E2E4A" w:rsidRPr="001F473C">
        <w:rPr>
          <w:rFonts w:cs="Times New Roman"/>
          <w:color w:val="000000" w:themeColor="text1"/>
        </w:rPr>
        <w:t xml:space="preserve"> Early observations of regenerating deciduous </w:t>
      </w:r>
      <w:r w:rsidR="000B190E" w:rsidRPr="001F473C">
        <w:rPr>
          <w:rFonts w:cs="Times New Roman"/>
          <w:color w:val="000000" w:themeColor="text1"/>
        </w:rPr>
        <w:t>forests</w:t>
      </w:r>
      <w:r w:rsidR="000E2E4A" w:rsidRPr="001F473C">
        <w:rPr>
          <w:rFonts w:cs="Times New Roman"/>
          <w:color w:val="000000" w:themeColor="text1"/>
        </w:rPr>
        <w:t xml:space="preserve"> in Interior Alaska demonstrate that </w:t>
      </w:r>
      <w:r w:rsidR="000B190E" w:rsidRPr="001F473C">
        <w:rPr>
          <w:rFonts w:cs="Times New Roman"/>
          <w:color w:val="000000" w:themeColor="text1"/>
        </w:rPr>
        <w:t xml:space="preserve">forest </w:t>
      </w:r>
      <w:r w:rsidR="000E2E4A" w:rsidRPr="001F473C">
        <w:rPr>
          <w:rFonts w:cs="Times New Roman"/>
          <w:color w:val="000000" w:themeColor="text1"/>
        </w:rPr>
        <w:t>structure changes d</w:t>
      </w:r>
      <w:r w:rsidR="00C846A6" w:rsidRPr="001F473C">
        <w:rPr>
          <w:rFonts w:cs="Times New Roman"/>
          <w:color w:val="000000" w:themeColor="text1"/>
        </w:rPr>
        <w:t>istinctively</w:t>
      </w:r>
      <w:r w:rsidR="000E2E4A" w:rsidRPr="001F473C">
        <w:rPr>
          <w:rFonts w:cs="Times New Roman"/>
          <w:color w:val="000000" w:themeColor="text1"/>
        </w:rPr>
        <w:t xml:space="preserve"> across a 1-3 short-interval fire gradient: three burns result in a more open, clumped spatial distribution </w:t>
      </w:r>
      <w:r w:rsidR="000B190E" w:rsidRPr="001F473C">
        <w:rPr>
          <w:rFonts w:cs="Times New Roman"/>
          <w:color w:val="000000" w:themeColor="text1"/>
        </w:rPr>
        <w:t xml:space="preserve">of trees via </w:t>
      </w:r>
      <w:r w:rsidR="000E2E4A" w:rsidRPr="001F473C">
        <w:rPr>
          <w:rFonts w:cs="Times New Roman"/>
          <w:color w:val="000000" w:themeColor="text1"/>
        </w:rPr>
        <w:t xml:space="preserve">increased presence of willow and aspen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{"citationID":"v94sdS1f","properties":{"formattedCitation":"(Hayes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(Hayes and Buma, 2021)</w:t>
      </w:r>
      <w:r w:rsidR="002F27A8">
        <w:rPr>
          <w:rFonts w:cs="Times New Roman"/>
          <w:color w:val="000000" w:themeColor="text1"/>
        </w:rPr>
        <w:fldChar w:fldCharType="end"/>
      </w:r>
      <w:r w:rsidR="000E2E4A" w:rsidRPr="001F473C">
        <w:rPr>
          <w:rFonts w:cs="Times New Roman"/>
          <w:color w:val="000000" w:themeColor="text1"/>
        </w:rPr>
        <w:t xml:space="preserve">. </w:t>
      </w:r>
      <w:r w:rsidR="00F13F84" w:rsidRPr="001F473C">
        <w:rPr>
          <w:rFonts w:cs="Times New Roman"/>
          <w:color w:val="000000" w:themeColor="text1"/>
        </w:rPr>
        <w:t>Tree</w:t>
      </w:r>
      <w:r w:rsidR="000E2E4A" w:rsidRPr="001F473C">
        <w:rPr>
          <w:rFonts w:cs="Times New Roman"/>
          <w:color w:val="000000" w:themeColor="text1"/>
        </w:rPr>
        <w:t xml:space="preserve"> structure </w:t>
      </w:r>
      <w:r w:rsidR="00BA3D3D" w:rsidRPr="001F473C">
        <w:rPr>
          <w:rFonts w:cs="Times New Roman"/>
          <w:color w:val="000000" w:themeColor="text1"/>
        </w:rPr>
        <w:t xml:space="preserve">plays an important role in </w:t>
      </w:r>
      <w:r w:rsidR="000E2E4A" w:rsidRPr="001F473C">
        <w:rPr>
          <w:rFonts w:cs="Times New Roman"/>
          <w:color w:val="000000" w:themeColor="text1"/>
        </w:rPr>
        <w:t xml:space="preserve">shaping fuel distributions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{"citationID":"xLrpAj2U","properties":{"formattedCitation":"(Eckdahl et al., 2022; H\\uc0\\u233{}ly et al., 2000)","plainCitation":"(Eckdahl et al., 2022; Hély et al., 2000)","noteIndex":0},"citationItems":[{"id":998,"uris":["http://zotero.org/users/10601290/items/JGEXVYKN"],"itemData":{"id":998,"type":"article-journal","abstract":"Abstract.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B."}],"issued":{"date-parts":[["2022",5,13]]},"citation-key":"Eckdahl_2022"}},{"id":1140,"uris":["http://zotero.org/users/10601290/items/IC458M53"],"itemData":{"id":1140,"type":"article-journal","abstract":"Surface fuels were examined in 48 stands of the Canadian mixed-wood boreal forest. Tree canopy was characterized with the point-centred quadrant method and stands were characterized as deciduous, mixed-deciduous, mixedconiferous or coniferous according to the percentage of conifer basal area. Woody debris loadings were measured with the line intersect method and the litter, duff, shrub loads and depths or heights were sampled with various quadrats. No significant difference was found among stand types for total woody debris load, large basal diameter shrub loads and load or depth of litter and duff. However, conifer stands had significantly heavier loads of small diameter elements (twigs and shrubs) and conifer pieces were more numerous within these stands than in deciduous stands. The BEHAVE prediction system was used to evaluate the impact of these differences on the potential of fire ignition in situations where topography and weather were constant. The qualitative and quantitative changes in fuels, resulting from species replacement and fast decay rates, influence fire hazard. Simulations of fire behaviour showed that in the mixed-wood boreal forest fires were less intense and spread more slowly in deciduous stands than in mixed or coniferous stands. Moreover, spring fires were more intense than summer fires, and differences between seasons increased with the increase of deciduous basal area.","container-title":"Journal of Vegetation Science","DOI":"10.2307/3236551","ISSN":"11009233","issue":"6","language":"en","page":"813-824","source":"DOI.org (Crossref)","title":"Effects of stand composition on fire hazard in mixed-wood Canadian boreal forest","volume":"11","author":[{"family":"Hély","given":"C."},{"family":"Bergeron","given":"Y."},{"family":"Flannigan","given":"M.D."}],"issued":{"date-parts":[["2000",12]]},"citation-key":"Hely_2000"}}],"schema":"https://github.com/citation-style-language/schema/raw/master/csl-citation.json"} </w:instrText>
      </w:r>
      <w:r w:rsidR="00F334AE">
        <w:rPr>
          <w:rFonts w:cs="Times New Roman"/>
          <w:color w:val="000000" w:themeColor="text1"/>
        </w:rPr>
        <w:fldChar w:fldCharType="separate"/>
      </w:r>
      <w:r w:rsidR="00F334AE" w:rsidRPr="00F334AE">
        <w:rPr>
          <w:rFonts w:cs="Times New Roman"/>
          <w:color w:val="000000"/>
        </w:rPr>
        <w:t>(</w:t>
      </w:r>
      <w:proofErr w:type="spellStart"/>
      <w:r w:rsidR="00F334AE" w:rsidRPr="00F334AE">
        <w:rPr>
          <w:rFonts w:cs="Times New Roman"/>
          <w:color w:val="000000"/>
        </w:rPr>
        <w:t>Eckdahl</w:t>
      </w:r>
      <w:proofErr w:type="spellEnd"/>
      <w:r w:rsidR="00F334AE" w:rsidRPr="00F334AE">
        <w:rPr>
          <w:rFonts w:cs="Times New Roman"/>
          <w:color w:val="000000"/>
        </w:rPr>
        <w:t xml:space="preserve"> et al., 2022; </w:t>
      </w:r>
      <w:proofErr w:type="spellStart"/>
      <w:r w:rsidR="00F334AE" w:rsidRPr="00F334AE">
        <w:rPr>
          <w:rFonts w:cs="Times New Roman"/>
          <w:color w:val="000000"/>
        </w:rPr>
        <w:t>Hély</w:t>
      </w:r>
      <w:proofErr w:type="spellEnd"/>
      <w:r w:rsidR="00F334AE" w:rsidRPr="00F334AE">
        <w:rPr>
          <w:rFonts w:cs="Times New Roman"/>
          <w:color w:val="000000"/>
        </w:rPr>
        <w:t xml:space="preserve"> et al., 2000)</w:t>
      </w:r>
      <w:r w:rsidR="00F334AE">
        <w:rPr>
          <w:rFonts w:cs="Times New Roman"/>
          <w:color w:val="000000" w:themeColor="text1"/>
        </w:rPr>
        <w:fldChar w:fldCharType="end"/>
      </w:r>
      <w:r w:rsidR="00F334AE">
        <w:rPr>
          <w:rFonts w:cs="Times New Roman"/>
          <w:color w:val="000000" w:themeColor="text1"/>
        </w:rPr>
        <w:t>:</w:t>
      </w:r>
      <w:r w:rsidR="00BA3D3D" w:rsidRPr="001F473C">
        <w:rPr>
          <w:rFonts w:cs="Times New Roman"/>
          <w:color w:val="000000" w:themeColor="text1"/>
        </w:rPr>
        <w:t xml:space="preserve"> changing forest structure and composition alters fire behavior via changes to specific fire behavior variables, such as ignitability, spread intensity, and wind flow. In </w:t>
      </w:r>
      <w:r w:rsidR="00F13F84" w:rsidRPr="001F473C">
        <w:rPr>
          <w:rFonts w:cs="Times New Roman"/>
          <w:color w:val="000000" w:themeColor="text1"/>
        </w:rPr>
        <w:t xml:space="preserve">addition, deciduous species are faster growing, outpacing black spruce regeneration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{"citationID":"qLu2fvFe","properties":{"formattedCitation":"(Mack et al., 2021)","plainCitation":"(Mack et al., 2021)","noteIndex":0},"citationItems":[{"id":68,"uris":["http://zotero.org/users/10601290/items/7E5ZLLYZ"],"itemData":{"id":68,"type":"article-journal","abstract":"In boreal forests, climate warming is shifting the wildfire disturbance regime to more frequent fires that burn more deeply into organic soils, releasing sequestered carbon to the atmosphere. To understand the destabilization of carbon storage, it is necessary to consider these effects in the context of long-term ecological change. In Alaskan boreal forests, we found that shifts in dominant plant species catalyzed by severe fire compensated for greater combustion of soil carbon over decadal time scales. Severe burning of organic soils shifted tree dominance from slow-growing black spruce to fast-growing deciduous broadleaf trees, resulting in a net increase in carbon storage by a factor of 5 over the disturbance cycle. Reduced fire activity in future deciduous-dominated boreal forests could increase the tenure of this carbon on the landscape, thereby mitigating the feedback to climate warming.","container-title":"Science","issue":"6539","language":"en","license":"https://www.sciencemag.org/about/science-licenses-journal-article-reuse","note":"publisher: American Association for the Advancement of Science (AAAS)","page":"280–283","title":"Carbon loss from boreal forest wildfires offset by increased dominance of deciduous trees","volume":"372","author":[{"family":"Mack","given":"Michelle C"},{"family":"Walker","given":"Xanthe J"},{"family":"Johnstone","given":"Jill F"},{"family":"Alexander","given":"Heather D"},{"family":"Melvin","given":"April M"},{"family":"Jean","given":"Mélanie"},{"family":"Miller","given":"Samantha N"}],"issued":{"date-parts":[["2021",4]]},"citation-key":"Mack_2021"}}],"schema":"https://github.com/citation-style-language/schema/raw/master/csl-citation.json"}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(Mack et al., 2021)</w:t>
      </w:r>
      <w:r w:rsidR="002F27A8">
        <w:rPr>
          <w:rFonts w:cs="Times New Roman"/>
          <w:color w:val="000000" w:themeColor="text1"/>
        </w:rPr>
        <w:fldChar w:fldCharType="end"/>
      </w:r>
      <w:r w:rsidR="00F13F84" w:rsidRPr="001F473C">
        <w:rPr>
          <w:rFonts w:cs="Times New Roman"/>
          <w:color w:val="000000" w:themeColor="text1"/>
        </w:rPr>
        <w:t xml:space="preserve"> which could lead to greater fuel abundance.</w:t>
      </w:r>
      <w:r w:rsidR="000E2E4A" w:rsidRPr="001F473C">
        <w:rPr>
          <w:rFonts w:cs="Times New Roman"/>
          <w:color w:val="000000" w:themeColor="text1"/>
        </w:rPr>
        <w:t xml:space="preserve"> </w:t>
      </w:r>
      <w:r w:rsidR="00F13F84" w:rsidRPr="001F473C">
        <w:rPr>
          <w:rFonts w:cs="Times New Roman"/>
          <w:color w:val="000000" w:themeColor="text1"/>
        </w:rPr>
        <w:t>Currently, we lack</w:t>
      </w:r>
      <w:r w:rsidR="002D261C" w:rsidRPr="001F473C">
        <w:rPr>
          <w:rFonts w:cs="Times New Roman"/>
          <w:color w:val="000000" w:themeColor="text1"/>
        </w:rPr>
        <w:t xml:space="preserve"> modern empirical data on </w:t>
      </w:r>
      <w:r w:rsidR="00F13F84" w:rsidRPr="001F473C">
        <w:rPr>
          <w:rFonts w:cs="Times New Roman"/>
          <w:color w:val="000000" w:themeColor="text1"/>
        </w:rPr>
        <w:t>the spatial distribution and abundance of fuels in emerging deciduous stands, limiting our ability to make informed hypotheses about potential fire behavior.</w:t>
      </w:r>
    </w:p>
    <w:p w14:paraId="58141165" w14:textId="5A310047" w:rsidR="000E2E4A" w:rsidRPr="001F473C" w:rsidRDefault="00BE38CE" w:rsidP="004747E5">
      <w:pPr>
        <w:ind w:firstLine="720"/>
        <w:rPr>
          <w:rFonts w:cs="Times New Roman"/>
        </w:rPr>
      </w:pPr>
      <w:r w:rsidRPr="001F473C">
        <w:rPr>
          <w:rFonts w:cs="Times New Roman"/>
        </w:rPr>
        <w:lastRenderedPageBreak/>
        <w:t xml:space="preserve">In addition, fire weather conditions are changing </w:t>
      </w:r>
      <w:r w:rsidR="00370554" w:rsidRPr="001F473C">
        <w:rPr>
          <w:rFonts w:cs="Times New Roman"/>
        </w:rPr>
        <w:t>in Alaska</w:t>
      </w:r>
      <w:r w:rsidR="002F27A8">
        <w:rPr>
          <w:rFonts w:cs="Times New Roman"/>
        </w:rPr>
        <w:t xml:space="preserve"> </w:t>
      </w:r>
      <w:r w:rsidR="002F27A8">
        <w:rPr>
          <w:rFonts w:cs="Times New Roman"/>
        </w:rPr>
        <w:fldChar w:fldCharType="begin"/>
      </w:r>
      <w:r w:rsidR="00A963AA">
        <w:rPr>
          <w:rFonts w:cs="Times New Roman"/>
        </w:rPr>
        <w:instrText xml:space="preserve"> ADDIN ZOTERO_ITEM CSL_CITATION {"citationID":"qvG3EYAj","properties":{"formattedCitation":"(Lund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F27A8">
        <w:rPr>
          <w:rFonts w:cs="Times New Roman"/>
        </w:rPr>
        <w:fldChar w:fldCharType="separate"/>
      </w:r>
      <w:r w:rsidR="00A963AA">
        <w:rPr>
          <w:rFonts w:cs="Times New Roman"/>
          <w:noProof/>
        </w:rPr>
        <w:t>(Lund et al., 2023)</w:t>
      </w:r>
      <w:r w:rsidR="002F27A8">
        <w:rPr>
          <w:rFonts w:cs="Times New Roman"/>
        </w:rPr>
        <w:fldChar w:fldCharType="end"/>
      </w:r>
      <w:r w:rsidR="00370554" w:rsidRPr="001F473C">
        <w:rPr>
          <w:rFonts w:cs="Times New Roman"/>
        </w:rPr>
        <w:t xml:space="preserve"> in ways outside the norms displayed in</w:t>
      </w:r>
      <w:r w:rsidR="002D261C" w:rsidRPr="001F473C">
        <w:rPr>
          <w:rFonts w:cs="Times New Roman"/>
        </w:rPr>
        <w:t xml:space="preserve"> historic or paleoecological analogs.</w:t>
      </w:r>
      <w:r w:rsidR="000E2E4A" w:rsidRPr="001F473C">
        <w:rPr>
          <w:rFonts w:cs="Times New Roman"/>
        </w:rPr>
        <w:t xml:space="preserve"> </w:t>
      </w:r>
      <w:r w:rsidR="00F13F84" w:rsidRPr="001F473C">
        <w:rPr>
          <w:rFonts w:cs="Times New Roman"/>
        </w:rPr>
        <w:t>Extreme fire seasons</w:t>
      </w:r>
      <w:r w:rsidR="00A963AA">
        <w:rPr>
          <w:rFonts w:cs="Times New Roman"/>
        </w:rPr>
        <w:t xml:space="preserve"> </w:t>
      </w:r>
      <w:r w:rsidR="00A963AA">
        <w:rPr>
          <w:rFonts w:cs="Times New Roman"/>
        </w:rPr>
        <w:fldChar w:fldCharType="begin"/>
      </w:r>
      <w:r w:rsidR="00A963AA">
        <w:rPr>
          <w:rFonts w:cs="Times New Roman"/>
        </w:rPr>
        <w:instrText xml:space="preserve"> ADDIN ZOTERO_ITEM CSL_CITATION {"citationID":"3Al6faCn","properties":{"formattedCitation":"(Turquety et al., 2007)","plainCitation":"(Turquety et al., 2007)","noteIndex":0},"citationItems":[{"id":17,"uris":["http://zotero.org/users/10601290/items/M58P2WBY"],"itemData":{"id":17,"type":"article-journal","abstract":"[1] The summer of 2004 was one of the largest fire seasons on record for Alaska and western Canada. We construct a daily bottom-up fire emission inventory for that season, including consideration of peat burning and high-altitude (buoyant) injection, and evaluate it in a global chemical transport model (the GEOS-Chem CTM) simulation of CO through comparison with MOPITT satellite and ICARTT aircraft observations. The inventory is constructed by combining daily area burned reports and MODIS fire hot spots with estimates of fuel consumption and emission factors based on ecosystem type. We estimate the contribution from peat burning using drainage and peat distribution maps for Alaska and Canada; 17% of the reported 5.1 $\\times$ 106 ha burned were located in peatlands in 2004. Our total estimate of North American fire emissions during the summer of 2004 is 30 Tg CO, including 11 Tg from peat. Including peat burning in the GEOS-Chem simulation improves agreement with MOPITT observations. The long-range transport of fire plumes observed by MOPITT suggests that the largest fires injected a significant fraction of their emissions in the upper troposphere.","container-title":"J. Geophys. Res.","issue":"D12","language":"en","note":"publisher: American Geophysical Union (AGU)","title":"Inventory of boreal fire emissions for North America in 2004: Importance of peat burning and pyroconvective injection","volume":"112","author":[{"family":"Turquety","given":"Solène"},{"family":"Logan","given":"Jennifer A"},{"family":"Jacob","given":"Daniel J"},{"family":"Hudman","given":"Rynda C"},{"family":"Leung","given":"Fok Yan"},{"family":"Heald","given":"Colette L"},{"family":"Yantosca","given":"Robert M"},{"family":"Wu","given":"Shiliang"},{"family":"Emmons","given":"Louisa K"},{"family":"Edwards","given":"David P"},{"family":"Sachse","given":"Glen W"}],"issued":{"date-parts":[["2007",4]]},"citation-key":"Turquety_2007"}}],"schema":"https://github.com/citation-style-language/schema/raw/master/csl-citation.json"} </w:instrText>
      </w:r>
      <w:r w:rsidR="00A963AA">
        <w:rPr>
          <w:rFonts w:cs="Times New Roman"/>
        </w:rPr>
        <w:fldChar w:fldCharType="separate"/>
      </w:r>
      <w:r w:rsidR="00A963AA">
        <w:rPr>
          <w:rFonts w:cs="Times New Roman"/>
          <w:noProof/>
        </w:rPr>
        <w:t>(Turquety et al., 2007)</w:t>
      </w:r>
      <w:r w:rsidR="00A963AA">
        <w:rPr>
          <w:rFonts w:cs="Times New Roman"/>
        </w:rPr>
        <w:fldChar w:fldCharType="end"/>
      </w:r>
      <w:r w:rsidR="00F13F84" w:rsidRPr="001F473C">
        <w:rPr>
          <w:rFonts w:cs="Times New Roman"/>
        </w:rPr>
        <w:t xml:space="preserve"> may become the norm via increasingly warm and dry summers </w:t>
      </w:r>
      <w:r w:rsidR="00A963AA">
        <w:rPr>
          <w:rFonts w:cs="Times New Roman"/>
        </w:rPr>
        <w:fldChar w:fldCharType="begin"/>
      </w:r>
      <w:r w:rsidR="00C40F36">
        <w:rPr>
          <w:rFonts w:cs="Times New Roman"/>
        </w:rPr>
        <w:instrText xml:space="preserve"> ADDIN ZOTERO_ITEM CSL_CITATION {"citationID":"03nNH0KJ","properties":{"formattedCitation":"(Balshi et al., 2009; Lund et al., 2023)","plainCitation":"(Balshi et al., 2009; Lund et al., 2023)","noteIndex":0},"citationItems":[{"id":825,"uris":["http://zotero.org/users/10601290/items/WHHA975A"],"itemData":{"id":825,"type":"article-journal","abstract":"The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A963AA">
        <w:rPr>
          <w:rFonts w:cs="Times New Roman"/>
        </w:rPr>
        <w:fldChar w:fldCharType="separate"/>
      </w:r>
      <w:r w:rsidR="00C40F36">
        <w:rPr>
          <w:rFonts w:cs="Times New Roman"/>
          <w:noProof/>
        </w:rPr>
        <w:t>(Balshi et al., 2009; Lund et al., 2023)</w:t>
      </w:r>
      <w:r w:rsidR="00A963AA">
        <w:rPr>
          <w:rFonts w:cs="Times New Roman"/>
        </w:rPr>
        <w:fldChar w:fldCharType="end"/>
      </w:r>
      <w:r w:rsidR="00A963AA">
        <w:rPr>
          <w:rFonts w:cs="Times New Roman"/>
        </w:rPr>
        <w:t>.</w:t>
      </w:r>
      <w:r w:rsidR="000E2E4A" w:rsidRPr="001F473C">
        <w:rPr>
          <w:rFonts w:cs="Times New Roman"/>
        </w:rPr>
        <w:t xml:space="preserve"> </w:t>
      </w:r>
      <w:r w:rsidR="00370554" w:rsidRPr="001F473C">
        <w:rPr>
          <w:rFonts w:cs="Times New Roman"/>
        </w:rPr>
        <w:t xml:space="preserve">Importantly, </w:t>
      </w:r>
      <w:r w:rsidR="004747E5" w:rsidRPr="001F473C">
        <w:rPr>
          <w:rFonts w:cs="Times New Roman"/>
        </w:rPr>
        <w:t xml:space="preserve">in 2004 and 2005 </w:t>
      </w:r>
      <w:r w:rsidR="00370554" w:rsidRPr="001F473C">
        <w:rPr>
          <w:rFonts w:cs="Times New Roman"/>
        </w:rPr>
        <w:t xml:space="preserve">under extreme fire weather conditions, </w:t>
      </w:r>
      <w:r w:rsidR="002D261C" w:rsidRPr="001F473C">
        <w:rPr>
          <w:rFonts w:cs="Times New Roman"/>
        </w:rPr>
        <w:t xml:space="preserve">spruce and mature deciduous stands burned at similar </w:t>
      </w:r>
      <w:sdt>
        <w:sdtPr>
          <w:rPr>
            <w:rFonts w:cs="Times New Roman"/>
          </w:rPr>
          <w:tag w:val="goog_rdk_6"/>
          <w:id w:val="-1261375441"/>
        </w:sdtPr>
        <w:sdtContent/>
      </w:sdt>
      <w:r w:rsidR="002D261C" w:rsidRPr="001F473C">
        <w:rPr>
          <w:rFonts w:cs="Times New Roman"/>
        </w:rPr>
        <w:t>frequencies</w:t>
      </w:r>
      <w:r w:rsidR="00A963AA">
        <w:rPr>
          <w:rFonts w:cs="Times New Roman"/>
        </w:rPr>
        <w:t xml:space="preserve"> </w:t>
      </w:r>
      <w:r w:rsidR="00A963AA">
        <w:rPr>
          <w:rFonts w:cs="Times New Roman"/>
        </w:rPr>
        <w:fldChar w:fldCharType="begin"/>
      </w:r>
      <w:r w:rsidR="00A963AA">
        <w:rPr>
          <w:rFonts w:cs="Times New Roman"/>
        </w:rPr>
        <w:instrText xml:space="preserve"> ADDIN ZOTERO_ITEM CSL_CITATION {"citationID":"HfPvGdSM","properties":{"formattedCitation":"(Kasischke et al., 2010)","plainCitation":"(Kasischke et al., 2010)","noteIndex":0},"citationItems":[{"id":376,"uris":["http://zotero.org/users/10601290/items/SJMGTXZ6"],"itemData":{"id":376,"type":"article-journal","abstract":"A synthesis was carried out to examine Alaska's boreal forest fire regime. During the 2000s, an average of 767 000 ha</w:instrText>
      </w:r>
      <w:r w:rsidR="00A963AA">
        <w:rPr>
          <w:rFonts w:ascii="Cambria Math" w:hAnsi="Cambria Math" w:cs="Cambria Math"/>
        </w:rPr>
        <w:instrText>⊙</w:instrText>
      </w:r>
      <w:r w:rsidR="00A963AA">
        <w:rPr>
          <w:rFonts w:cs="Times New Roman"/>
        </w:rPr>
        <w:instrText xml:space="preserve"> year–1 burned, 50% higher than in any previous decade since the 1940s. Over the past 60 years, there was a decrease in the number of lightning-ignited …","container-title":"Journal of Forest …","note":"publisher: NRC Research Press","title":"Alaska's changing fire regime—implications for the vulnerability of its boreal forests","author":[{"family":"Kasischke","given":"E S"},{"family":"Verbyla","given":"D L"},{"family":"Rupp","given":"T S"},{"literal":"others"}],"issued":{"date-parts":[["2010"]]},"citation-key":"Kasischke_2010"}}],"schema":"https://github.com/citation-style-language/schema/raw/master/csl-citation.json"} </w:instrText>
      </w:r>
      <w:r w:rsidR="00A963AA">
        <w:rPr>
          <w:rFonts w:cs="Times New Roman"/>
        </w:rPr>
        <w:fldChar w:fldCharType="separate"/>
      </w:r>
      <w:r w:rsidR="00A963AA">
        <w:rPr>
          <w:rFonts w:cs="Times New Roman"/>
          <w:noProof/>
        </w:rPr>
        <w:t>(Kasischke et al., 2010)</w:t>
      </w:r>
      <w:r w:rsidR="00A963AA">
        <w:rPr>
          <w:rFonts w:cs="Times New Roman"/>
        </w:rPr>
        <w:fldChar w:fldCharType="end"/>
      </w:r>
      <w:r w:rsidR="004747E5" w:rsidRPr="001F473C">
        <w:rPr>
          <w:rFonts w:cs="Times New Roman"/>
        </w:rPr>
        <w:t xml:space="preserve">, suggesting foliar moisture constraints could be overridden. In </w:t>
      </w:r>
      <w:r w:rsidR="000E2E4A" w:rsidRPr="001F473C">
        <w:rPr>
          <w:rFonts w:cs="Times New Roman"/>
        </w:rPr>
        <w:t xml:space="preserve">addition, studies of recent reburning in Alaska found the effects of self-regulation are strongest within the first decade after fire but begin to decay within 10 to 20 years </w:t>
      </w:r>
      <w:r w:rsidR="00A963AA">
        <w:rPr>
          <w:rFonts w:cs="Times New Roman"/>
        </w:rPr>
        <w:fldChar w:fldCharType="begin"/>
      </w:r>
      <w:r w:rsidR="00A963AA">
        <w:rPr>
          <w:rFonts w:cs="Times New Roman"/>
        </w:rPr>
        <w:instrText xml:space="preserve"> ADDIN ZOTERO_ITEM CSL_CITATION {"citationID":"XFlnNzyI","properties":{"formattedCitation":"(Buma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A963AA">
        <w:rPr>
          <w:rFonts w:cs="Times New Roman"/>
        </w:rPr>
        <w:fldChar w:fldCharType="separate"/>
      </w:r>
      <w:r w:rsidR="00A963AA">
        <w:rPr>
          <w:rFonts w:cs="Times New Roman"/>
          <w:noProof/>
        </w:rPr>
        <w:t>(Buma et al., 2022)</w:t>
      </w:r>
      <w:r w:rsidR="00A963AA">
        <w:rPr>
          <w:rFonts w:cs="Times New Roman"/>
        </w:rPr>
        <w:fldChar w:fldCharType="end"/>
      </w:r>
      <w:r w:rsidR="000E2E4A" w:rsidRPr="001F473C">
        <w:rPr>
          <w:rFonts w:cs="Times New Roman"/>
        </w:rPr>
        <w:t xml:space="preserve">. </w:t>
      </w:r>
      <w:r w:rsidR="004747E5" w:rsidRPr="001F473C">
        <w:rPr>
          <w:rFonts w:cs="Times New Roman"/>
        </w:rPr>
        <w:t>T</w:t>
      </w:r>
      <w:r w:rsidR="002D261C" w:rsidRPr="001F473C">
        <w:rPr>
          <w:rFonts w:cs="Times New Roman"/>
        </w:rPr>
        <w:t>he combined impact of novel community types, more open stand structures, and extreme climate-driven fire weather may enable fire to overcome previous self-regulation thresholds.</w:t>
      </w:r>
      <w:r w:rsidR="000E2E4A" w:rsidRPr="001F473C">
        <w:rPr>
          <w:rFonts w:cs="Times New Roman"/>
        </w:rPr>
        <w:t xml:space="preserve"> Understanding the future characteristics of boreal fire regimes requires evaluating the combined role of shifts in community type, forest structure, and fire weather conditions and their potential cumulative impact on future fire behavior. </w:t>
      </w:r>
    </w:p>
    <w:p w14:paraId="46F5EA8E" w14:textId="51BE37E0" w:rsidR="000E2E4A" w:rsidRPr="001F473C" w:rsidRDefault="002D261C" w:rsidP="000E2E4A">
      <w:pPr>
        <w:ind w:firstLine="720"/>
        <w:rPr>
          <w:rFonts w:cs="Times New Roman"/>
        </w:rPr>
      </w:pPr>
      <w:r w:rsidRPr="001F473C">
        <w:rPr>
          <w:rFonts w:cs="Times New Roman"/>
        </w:rPr>
        <w:t xml:space="preserve">One challenge in understanding potential future fire behavior is the intrinsic novelty of emerging forest types: most of our tools for understanding and predicting fire behavior depend on </w:t>
      </w:r>
      <w:r w:rsidR="00A963AA">
        <w:rPr>
          <w:rFonts w:cs="Times New Roman"/>
        </w:rPr>
        <w:t>norms</w:t>
      </w:r>
      <w:r w:rsidRPr="001F473C">
        <w:rPr>
          <w:rFonts w:cs="Times New Roman"/>
        </w:rPr>
        <w:t xml:space="preserve"> and relationships determined by historic observations </w:t>
      </w:r>
      <w:r w:rsidR="00A963AA">
        <w:rPr>
          <w:rFonts w:cs="Times New Roman"/>
        </w:rPr>
        <w:fldChar w:fldCharType="begin"/>
      </w:r>
      <w:r w:rsidR="00F662C3">
        <w:rPr>
          <w:rFonts w:cs="Times New Roman"/>
        </w:rPr>
        <w:instrText xml:space="preserve"> ADDIN ZOTERO_ITEM CSL_CITATION {"citationID":"J2b5DCHo","properties":{"formattedCitation":"(Stocks et al., 1989)","plainCitation":"(Stocks et al., 1989)","dontUpdate":true,"noteIndex":0},"citationItems":[{"id":10,"uris":["http://zotero.org/users/10601290/items/6LIFKPZP"],"itemData":{"id":10,"type":"article-journal","abstract":"Forest fire danger rating research in Canada was initiated by the federal government in 1925. Five different fire danger rating systems have been developed since that time, each with increasing universal applicability across Canada. The approach has been to build on previous danger rating systems in an evolutionary fashion and to use field experiments and empirical analysis extensively. The current system, the Canadian Forest Fire Danger Rating System (CFFDRS), has been under development by Forestry Canada since 1968. The first major subsystem of the CFFDRS, the Canadian Forest Fire Weather Index (FWI) System, provides numerical ratings of relative fire potential based solely on weather observations, and has been in use throughout Canada since 1970. The second major subsystem, the Canadian Forest Fire Behavior Prediction (FBP) System, accounts for variability in fire behavior among fuel types (predicting rate of spread, fuel consumption, and frontal fire intensity), was issued in interim form in 1984 with final production scheduled for 1990. A third major CFFDRS subsystem, the Canadian Forest Fire Occurrence Prediction (FOP) System, is currently being formulated. This paper briefly outlines the history and philosophy of fire danger rating research in Canada discussing in detail the structure of the current CFFDRS and its application and use by fire management agencies throughout Canada. Key words: fire danger, fire behavior, fire occurrence prediction, fuel moisture, fire danger rating system, fire management.","container-title":"For. Chron.","issue":"4","language":"en","note":"publisher: Canadian Institute of Forestry","page":"258–265","title":"Canadian Forest Fire Danger Rating System: An overview","volume":"65","author":[{"family":"Stocks","given":"B J"},{"family":"Lynham","given":"T J"},{"family":"Lawson","given":"B D"},{"family":"Alexander","given":"M E"},{"family":"Van Wagner","given":"C E"},{"family":"McAlpine","given":"R S"},{"family":"Dubé","given":"D E"}],"issued":{"date-parts":[["1989",8]]},"citation-key":"Stocks_1989"}}],"schema":"https://github.com/citation-style-language/schema/raw/master/csl-citation.json"} </w:instrText>
      </w:r>
      <w:r w:rsidR="00A963AA">
        <w:rPr>
          <w:rFonts w:cs="Times New Roman"/>
        </w:rPr>
        <w:fldChar w:fldCharType="separate"/>
      </w:r>
      <w:r w:rsidR="00A963AA">
        <w:rPr>
          <w:rFonts w:cs="Times New Roman"/>
          <w:noProof/>
        </w:rPr>
        <w:t>(</w:t>
      </w:r>
      <w:r w:rsidR="00A963AA" w:rsidRPr="00A963AA">
        <w:rPr>
          <w:rFonts w:cs="Times New Roman"/>
        </w:rPr>
        <w:t xml:space="preserve"> </w:t>
      </w:r>
      <w:r w:rsidR="00A963AA" w:rsidRPr="001F473C">
        <w:rPr>
          <w:rFonts w:cs="Times New Roman"/>
        </w:rPr>
        <w:t xml:space="preserve">i.e., standardized indices of fuel types, </w:t>
      </w:r>
      <w:r w:rsidR="00A963AA">
        <w:rPr>
          <w:rFonts w:cs="Times New Roman"/>
          <w:noProof/>
        </w:rPr>
        <w:t>Stocks et al., 1989)</w:t>
      </w:r>
      <w:r w:rsidR="00A963AA">
        <w:rPr>
          <w:rFonts w:cs="Times New Roman"/>
        </w:rPr>
        <w:fldChar w:fldCharType="end"/>
      </w:r>
      <w:r w:rsidR="000E2E4A" w:rsidRPr="001F473C">
        <w:rPr>
          <w:rFonts w:cs="Times New Roman"/>
        </w:rPr>
        <w:t xml:space="preserve">. </w:t>
      </w:r>
      <w:r w:rsidRPr="001F473C">
        <w:rPr>
          <w:rFonts w:cs="Times New Roman"/>
        </w:rPr>
        <w:t>Emerging forest types with structures and compositions that differ from historic norms require models that can simultaneously test changing fire weather with shifts in fuel characteristics and stand structures.</w:t>
      </w:r>
      <w:r w:rsidR="000E2E4A" w:rsidRPr="001F473C">
        <w:rPr>
          <w:rFonts w:cs="Times New Roman"/>
        </w:rPr>
        <w:t xml:space="preserve"> </w:t>
      </w:r>
    </w:p>
    <w:p w14:paraId="634292A1" w14:textId="69A54BDC" w:rsidR="000E2E4A" w:rsidRPr="001F473C" w:rsidRDefault="002D261C" w:rsidP="004747E5">
      <w:pPr>
        <w:ind w:firstLine="720"/>
        <w:rPr>
          <w:rFonts w:cs="Times New Roman"/>
        </w:rPr>
      </w:pPr>
      <w:r w:rsidRPr="001F473C">
        <w:rPr>
          <w:rFonts w:cs="Times New Roman"/>
        </w:rPr>
        <w:t xml:space="preserve">Physics-based wildland fire behavior modeling can be used to explore potential fire behavior even in systems with novel fuel characteristics </w:t>
      </w:r>
      <w:r w:rsidR="00A963AA">
        <w:rPr>
          <w:rFonts w:cs="Times New Roman"/>
        </w:rPr>
        <w:fldChar w:fldCharType="begin"/>
      </w:r>
      <w:r w:rsidR="00F662C3">
        <w:rPr>
          <w:rFonts w:cs="Times New Roman"/>
        </w:rPr>
        <w:instrText xml:space="preserve"> ADDIN ZOTERO_ITEM CSL_CITATION {"citationID":"WG1fplwD","properties":{"formattedCitation":"(Hoffman et al., 2018)","plainCitation":"(Hoffman et al., 2018)","noteIndex":0},"citationItems":[{"id":1149,"uris":["http://zotero.org/users/10601290/items/G53YUPBL"],"itemData":{"id":1149,"type":"article-journal","abstract":"As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schema":"https://github.com/citation-style-language/schema/raw/master/csl-citation.json"} </w:instrText>
      </w:r>
      <w:r w:rsidR="00A963AA">
        <w:rPr>
          <w:rFonts w:cs="Times New Roman"/>
        </w:rPr>
        <w:fldChar w:fldCharType="separate"/>
      </w:r>
      <w:r w:rsidR="00F662C3">
        <w:rPr>
          <w:rFonts w:cs="Times New Roman"/>
          <w:noProof/>
        </w:rPr>
        <w:t>(Hoffman et al., 2018)</w:t>
      </w:r>
      <w:r w:rsidR="00A963AA">
        <w:rPr>
          <w:rFonts w:cs="Times New Roman"/>
        </w:rPr>
        <w:fldChar w:fldCharType="end"/>
      </w:r>
      <w:r w:rsidR="000E2E4A" w:rsidRPr="001F473C">
        <w:rPr>
          <w:rFonts w:cs="Times New Roman"/>
        </w:rPr>
        <w:t xml:space="preserve">. One such model </w:t>
      </w:r>
      <w:r w:rsidR="000E2E4A" w:rsidRPr="00C1776F">
        <w:rPr>
          <w:rFonts w:cs="Times New Roman"/>
          <w:color w:val="000000" w:themeColor="text1"/>
        </w:rPr>
        <w:t>is the Wildland-Urban Interface Fire Dynamics Simulator (WFDS</w:t>
      </w:r>
      <w:r w:rsidR="0089561D" w:rsidRPr="00C1776F">
        <w:rPr>
          <w:rFonts w:cs="Times New Roman"/>
          <w:color w:val="000000" w:themeColor="text1"/>
        </w:rPr>
        <w:t xml:space="preserve"> version 9977</w:t>
      </w:r>
      <w:r w:rsidR="000E2E4A" w:rsidRPr="00C1776F">
        <w:rPr>
          <w:rFonts w:cs="Times New Roman"/>
          <w:color w:val="000000" w:themeColor="text1"/>
        </w:rPr>
        <w:t xml:space="preserve">), </w:t>
      </w:r>
      <w:r w:rsidR="000E2E4A" w:rsidRPr="001F473C">
        <w:rPr>
          <w:rFonts w:cs="Times New Roman"/>
        </w:rPr>
        <w:t xml:space="preserve">a physics-based fire behavior model that represents individual ecosystem components and the interactions </w:t>
      </w:r>
      <w:r w:rsidR="000E2E4A" w:rsidRPr="001F473C">
        <w:rPr>
          <w:rFonts w:cs="Times New Roman"/>
        </w:rPr>
        <w:lastRenderedPageBreak/>
        <w:t>of combustion with the atmosphere.</w:t>
      </w:r>
      <w:r w:rsidR="00B0049A" w:rsidRPr="001F473C">
        <w:rPr>
          <w:rFonts w:cs="Times New Roman"/>
        </w:rPr>
        <w:t xml:space="preserve"> </w:t>
      </w:r>
      <w:r w:rsidR="00E749C9" w:rsidRPr="001F473C">
        <w:rPr>
          <w:rFonts w:cs="Times New Roman"/>
        </w:rPr>
        <w:t>WFDS models fuel composition and structure in three dimensions, accounting for bulk density, surface area to volume ratio, heat of combustion, and fuel moisture.</w:t>
      </w:r>
      <w:r w:rsidR="000E2E4A" w:rsidRPr="001F473C">
        <w:rPr>
          <w:rFonts w:cs="Times New Roman"/>
        </w:rPr>
        <w:t xml:space="preserve"> </w:t>
      </w:r>
      <w:r w:rsidR="00E749C9" w:rsidRPr="001F473C">
        <w:rPr>
          <w:rFonts w:cs="Times New Roman"/>
        </w:rPr>
        <w:t xml:space="preserve">WFDS has a wide range of applicability </w:t>
      </w:r>
      <w:r w:rsidR="00F662C3">
        <w:rPr>
          <w:rFonts w:cs="Times New Roman"/>
        </w:rPr>
        <w:fldChar w:fldCharType="begin"/>
      </w:r>
      <w:r w:rsidR="00F662C3">
        <w:rPr>
          <w:rFonts w:cs="Times New Roman"/>
        </w:rPr>
        <w:instrText xml:space="preserve"> ADDIN ZOTERO_ITEM CSL_CITATION {"citationID":"CmNZAxoI","properties":{"formattedCitation":"(Mell et al., 2010)","plainCitation":"(Mell et al., 2010)","noteIndex":0},"citationItems":[{"id":1866,"uris":["http://zotero.org/users/10601290/items/QAL2D889"],"itemData":{"id":1866,"type":"article-journal","abstract":"The last 15 years have seen the development of wildland and wildland-urban interface fire behavior models that make use of modern numerical methods in wind and combustion physics. Currently, these approaches are too computationally expensive for operational use and, as for any fire behavior model, require validation through comparison to full-scale measurements. However, these “physics-based” models have the potential of providing a more complete understanding of fire behavior over a wider range of environmental conditions than empirically based models. The promise of physics-based models is not to replace the use of simpler and faster models, but to provide a well founded understanding of their limitations and a means of improving them. An example of this is to use the physics-based wildland-urban interface fire dynamics simulator (WFDS) to develop and evaluate a simpler level set model of surface fire spread. A basic implementation of the level set model performs reasonably well but requires further evaluation when applied to scenarios that include heterogeneous fuels and the potential influence of fire induced winds.","language":"en","page":"17","source":"Zotero","title":"Wildland Fire Behavior Modeling: Perspectives, New Approaches and Applications","author":[{"family":"Mell","given":"William E"},{"family":"McDermott","given":"Randall J"},{"family":"Forney","given":"Glenn P"},{"family":"Hoffman","given":"Chad"},{"family":"Ginder","given":"Matt"}],"issued":{"date-parts":[["2010"]]},"citation-key":"Mell_2010"}}],"schema":"https://github.com/citation-style-language/schema/raw/master/csl-citation.json"} </w:instrText>
      </w:r>
      <w:r w:rsidR="00F662C3">
        <w:rPr>
          <w:rFonts w:cs="Times New Roman"/>
        </w:rPr>
        <w:fldChar w:fldCharType="separate"/>
      </w:r>
      <w:r w:rsidR="00F662C3">
        <w:rPr>
          <w:rFonts w:cs="Times New Roman"/>
          <w:noProof/>
        </w:rPr>
        <w:t>(Mell et al., 2010)</w:t>
      </w:r>
      <w:r w:rsidR="00F662C3">
        <w:rPr>
          <w:rFonts w:cs="Times New Roman"/>
        </w:rPr>
        <w:fldChar w:fldCharType="end"/>
      </w:r>
      <w:r w:rsidR="00E749C9" w:rsidRPr="001F473C">
        <w:rPr>
          <w:rFonts w:cs="Times New Roman"/>
        </w:rPr>
        <w:t xml:space="preserve">, including the exploration of novel fire behavior across complex fuel structures such as the Wildland-Urban-Interface </w:t>
      </w:r>
      <w:r w:rsidR="00F334AE">
        <w:rPr>
          <w:rFonts w:cs="Times New Roman"/>
        </w:rPr>
        <w:fldChar w:fldCharType="begin"/>
      </w:r>
      <w:r w:rsidR="00F334AE">
        <w:rPr>
          <w:rFonts w:cs="Times New Roman"/>
        </w:rPr>
        <w:instrText xml:space="preserve"> ADDIN ZOTERO_ITEM CSL_CITATION {"citationID":"CqUrV9xe","properties":{"formattedCitation":"(Mell et al., 2011)","plainCitation":"(Mell et al., 2011)","noteIndex":0},"citationItems":[{"id":1863,"uris":["http://zotero.org/users/10601290/items/2P6AFEGU"],"itemData":{"id":1863,"type":"article-journal","abstract":"Wildland-urban interface (WUI) fires predominantly originate in wildland fuels and subsequently spread through a spatially heterogeneous and non-contiguous fuel system of structures and residential and wildland vegetation. Commonly used wildland fire models were not developed to handle this complex fuel system. Also, there has been very little activity in the research community to develop data collection methods that capture WUI fuel types and their spatial variation over community scales. For example, the spatial variation of vegetative WUI fuels is often below the resolution (~30 m) of satellite based LANDFIRE wildland fuel maps.","language":"en","page":"13","source":"Zotero","title":"COMPUTER MODELLING OF WILDLAND-URBAN INTERFACE FIRES","author":[{"family":"Mell","given":"William"},{"family":"McNamara","given":"Derek"},{"family":"Maranghides","given":"Alexander"},{"family":"McDermott","given":"Randall"},{"family":"Forney","given":"Glenn"},{"family":"Hoffman","given":"Chad"},{"family":"Ginder","given":"Matt"}],"issued":{"date-parts":[["2011"]]},"citation-key":"Mell_2011"}}],"schema":"https://github.com/citation-style-language/schema/raw/master/csl-citation.json"} </w:instrText>
      </w:r>
      <w:r w:rsidR="00F334AE">
        <w:rPr>
          <w:rFonts w:cs="Times New Roman"/>
        </w:rPr>
        <w:fldChar w:fldCharType="separate"/>
      </w:r>
      <w:r w:rsidR="00F334AE">
        <w:rPr>
          <w:rFonts w:cs="Times New Roman"/>
          <w:noProof/>
        </w:rPr>
        <w:t>(Mell et al., 2011)</w:t>
      </w:r>
      <w:r w:rsidR="00F334AE">
        <w:rPr>
          <w:rFonts w:cs="Times New Roman"/>
        </w:rPr>
        <w:fldChar w:fldCharType="end"/>
      </w:r>
      <w:r w:rsidR="00F334AE">
        <w:rPr>
          <w:rFonts w:cs="Times New Roman"/>
        </w:rPr>
        <w:t>,</w:t>
      </w:r>
      <w:r w:rsidR="00E749C9" w:rsidRPr="001F473C">
        <w:rPr>
          <w:rFonts w:cs="Times New Roman"/>
        </w:rPr>
        <w:t xml:space="preserve"> bark beetle-infested forests</w:t>
      </w:r>
      <w:r w:rsidR="00F334AE">
        <w:rPr>
          <w:rFonts w:cs="Times New Roman"/>
        </w:rPr>
        <w:t xml:space="preserve"> </w:t>
      </w:r>
      <w:r w:rsidR="00F334AE">
        <w:rPr>
          <w:rFonts w:cs="Times New Roman"/>
        </w:rPr>
        <w:fldChar w:fldCharType="begin"/>
      </w:r>
      <w:r w:rsidR="001829B5">
        <w:rPr>
          <w:rFonts w:cs="Times New Roman"/>
        </w:rPr>
        <w:instrText xml:space="preserve"> ADDIN ZOTERO_ITEM CSL_CITATION {"citationID":"gpDgV3Sf","properties":{"formattedCitation":"(Hoffman et al., 2012, 2013)","plainCitation":"(Hoffman et al., 2012, 2013)","noteIndex":0},"citationItems":[{"id":3610,"uris":["http://zotero.org/users/10601290/items/LBY4XNAL"],"itemData":{"id":3610,"type":"article-journal","abstract":"Quantifying the effects of mountain pine beetle (MPB)-caused tree mortality on potential crown fire hazard has been challenging partly because of limitations in current operational fire behavior models. Such models are not capable of accounting for fuel heterogeneity resulting from an outbreak. Further, the coupled interactions between fuel, fire, and atmosphere are not modeled. To overcome these limitations, we used the Wildland-Urban Interface Fire Dynamics Simulator (WFDS) to investigate the influences of tree spatial arrangement and magnitude of MPB-caused tree mortality on simulated fire hazard. Field-collected, tree-level data from 11 sites were used to populate WFDS simulation domains representing a range of lodgepole pine forest structures for the postoutbreak period of time when dead needles are still present in the tree crowns. We found increases in the amount of crown fuel consumption and the intensity of crown fires as the percentage of MPB-caused tree mortality increased. In addition, we found complex interactions between the level of mortality, stand structure, and spatial arrangement of trees. These results suggest that preoutbreak forest structure and percent tree mortality influence crown fire behavior while dead needles are in the crown, and that the effect varies with spatial heterogeneity among trees. FOR. SCI. 58(2):178 –188.","container-title":"Forest Science","DOI":"10.5849/forsci.10-137","ISSN":"0015-749X","issue":"2","journalAbbreviation":"Forest Science","language":"en","page":"178-188","source":"DOI.org (Crossref)","title":"Numerical Simulation of Crown Fire Hazard Immediately after Bark Beetle-Caused Mortality in Lodgepole Pine Forests","volume":"58","author":[{"family":"Hoffman","given":"Chad"},{"family":"Morgan","given":"Penelope"},{"family":"Mell","given":"William"},{"family":"Parsons","given":"Russell"},{"family":"Strand","given":"Eva K."},{"family":"Cook","given":"Stephen"}],"issued":{"date-parts":[["2012",4,9]]},"citation-key":"Hoffman_2012"}},{"id":3612,"uris":["http://zotero.org/users/10601290/items/3NDWYMH2"],"itemData":{"id":3612,"type":"article-journal","abstract":"Recent bark beetle outbreaks have had a significant impact on forests throughout western North America and have generated concerns about interactions and feedbacks between beetle attacks and fire. However, research has been hindered by a lack of experimental studies and the use of fire behavior models incapable of accounting for the heterogeneous fuel complexes. We populated the Wildland-Urban Interface Fire Dynamics Simulator with data from 11 field sites to investigate the effect of mountain pine beetle (MPB)-caused tree mortality on simulated crown fire behavior across a range of surface fire intensities. Simulations addressed fire behavior during a 1- to 2-year period after the initiation of the outbreak in which some proportion of the trees have been killed but no foliage has yet fallen. The effect of MPB-caused tree mortality on simulated crown fire behavior significantly changed as a function of surface fire intensity. The largest effects of mortality on crown fire behavior occurred at moderate levels of surface fire intensity, whereas diminished effects occurred at low and high levels of surface fire intensities. Our results suggest that increased crown fire potential immediately after bark beetle infestations is dependent on the fire intensity generated by the preoutbreak surface fuels complex. FOR. SCI. 59(4):390 –399.","container-title":"Forest Science","DOI":"10.5849/forsci.11-114","ISSN":"0015-749X","issue":"4","journalAbbreviation":"Forest Science","language":"en","page":"390-399","source":"DOI.org (Crossref)","title":"Surface Fire Intensity Influences Simulated Crown Fire Behavior in Lodgepole Pine Forests with Recent Mountain Pine Beetle-Caused Tree Mortality","volume":"59","author":[{"family":"Hoffman","given":"Chad M."},{"family":"Morgan","given":"Penelope"},{"family":"Mell","given":"William"},{"family":"Parsons","given":"Russell"},{"family":"Strand","given":"Eva"},{"family":"Cook","given":"Steve"}],"issued":{"date-parts":[["2013",8,26]]},"citation-key":"Hoffman_2013"}}],"schema":"https://github.com/citation-style-language/schema/raw/master/csl-citation.json"} </w:instrText>
      </w:r>
      <w:r w:rsidR="00F334AE">
        <w:rPr>
          <w:rFonts w:cs="Times New Roman"/>
        </w:rPr>
        <w:fldChar w:fldCharType="separate"/>
      </w:r>
      <w:r w:rsidR="001829B5">
        <w:rPr>
          <w:rFonts w:cs="Times New Roman"/>
          <w:noProof/>
        </w:rPr>
        <w:t>(Hoffman et al., 2012, 2013)</w:t>
      </w:r>
      <w:r w:rsidR="00F334AE">
        <w:rPr>
          <w:rFonts w:cs="Times New Roman"/>
        </w:rPr>
        <w:fldChar w:fldCharType="end"/>
      </w:r>
      <w:r w:rsidR="00E749C9" w:rsidRPr="001F473C">
        <w:rPr>
          <w:rFonts w:cs="Times New Roman"/>
        </w:rPr>
        <w:t xml:space="preserve">, transitions between homogenous conifer forests and mixed conifer-deciduous forests </w:t>
      </w:r>
      <w:r w:rsidR="001829B5">
        <w:rPr>
          <w:rFonts w:cs="Times New Roman"/>
        </w:rPr>
        <w:fldChar w:fldCharType="begin"/>
      </w:r>
      <w:r w:rsidR="001829B5">
        <w:rPr>
          <w:rFonts w:cs="Times New Roman"/>
        </w:rPr>
        <w:instrText xml:space="preserve"> ADDIN ZOTERO_ITEM CSL_CITATION {"citationID":"t1Qz7tIX","properties":{"formattedCitation":"(Ziegler et al., 2021)","plainCitation":"(Ziegler et al., 2021)","noteIndex":0},"citationItems":[{"id":3619,"uris":["http://zotero.org/users/10601290/items/NT5FYW9I"],"itemData":{"id":3619,"type":"article-journal","abstract":"Tree spatial patterns in dry coniferous forests of the western United States, and analogous ecosystems globally, were historically aggregated, comprising a mixture of single trees and groups of trees. Modern forests, in contrast, are generally more homogeneous and overstocked than their historical counterparts. As these modern forests lack regular fire, pattern formation and maintenance is generally attributed to fire. Accordingly, fires in modern forests may not yield historically analogous patterns. However, direct observations on how selective tree mortality among pre-existing forest structure shapes tree spatial patterns is limited. In this study, we (a) simulated fires in historical and contemporary counterpart plots in a Sierra Nevadan mixed-conifer forest, (b) estimated tree mortality, and (c) examined tree spatial patterns of live trees before and after fire, and of fire-killed trees. Tree mortality in the historical period was clustered and density-dependent, because trees were aggregated and segregated by tree size before fire. Thus, fires maintained an aggregated distribution of tree groups. Tree mortality in the contemporary period was widespread, except for dispersed large trees, because most trees were a part of large, interconnected tree groups. Thus, postfire tree patterns were more uniform and devoid of moderately sized tree groups. Postfire tree patterns in the historical period, unlike the contemporary period, were within the historical range of variability identified for the western United States. This divergence suggests that decades of forest dynamics without significant disturbances have altered the historical means of pyric pattern formation. Our results suggest that ecological silvicultural treatments, such as forest restoration thinnings, which emulate qualities of historical forests may facilitate the reintroduction of fire as a means to reinforce forest structural heterogeneity.","container-title":"Ecology and Evolution","DOI":"10.1002/ece3.7084","ISSN":"2045-7758","issue":"2","language":"en","note":"_eprint: https://onlinelibrary.wiley.com/doi/pdf/10.1002/ece3.7084","page":"820-834","source":"Wiley Online Library","title":"Pyric tree spatial patterning interactions in historical and contemporary mixed conifer forests, California, USA","volume":"11","author":[{"family":"Ziegler","given":"Justin P."},{"family":"Hoffman","given":"Chad M."},{"family":"Collins","given":"Brandon M."},{"family":"Knapp","given":"Eric E."},{"family":"Mell","given":"William (Ruddy)"}],"issued":{"date-parts":[["2021"]]},"citation-key":"Ziegler_2021"}}],"schema":"https://github.com/citation-style-language/schema/raw/master/csl-citation.json"} </w:instrText>
      </w:r>
      <w:r w:rsidR="001829B5">
        <w:rPr>
          <w:rFonts w:cs="Times New Roman"/>
        </w:rPr>
        <w:fldChar w:fldCharType="separate"/>
      </w:r>
      <w:r w:rsidR="001829B5">
        <w:rPr>
          <w:rFonts w:cs="Times New Roman"/>
          <w:noProof/>
        </w:rPr>
        <w:t>(Ziegler et al., 2021)</w:t>
      </w:r>
      <w:r w:rsidR="001829B5">
        <w:rPr>
          <w:rFonts w:cs="Times New Roman"/>
        </w:rPr>
        <w:fldChar w:fldCharType="end"/>
      </w:r>
      <w:r w:rsidR="001829B5">
        <w:rPr>
          <w:rFonts w:cs="Times New Roman"/>
        </w:rPr>
        <w:t>,</w:t>
      </w:r>
      <w:r w:rsidR="00E749C9" w:rsidRPr="001F473C">
        <w:rPr>
          <w:rFonts w:cs="Times New Roman"/>
        </w:rPr>
        <w:t xml:space="preserve"> and fuel hazard reduction and restoration treatments </w:t>
      </w:r>
      <w:r w:rsidR="001829B5">
        <w:rPr>
          <w:rFonts w:cs="Times New Roman"/>
        </w:rPr>
        <w:fldChar w:fldCharType="begin"/>
      </w:r>
      <w:r w:rsidR="001829B5">
        <w:rPr>
          <w:rFonts w:cs="Times New Roman"/>
        </w:rPr>
        <w:instrText xml:space="preserve"> ADDIN ZOTERO_ITEM CSL_CITATION {"citationID":"x3RK27DZ","properties":{"formattedCitation":"(Ritter et al., 2022; Ziegler et al., 2020)","plainCitation":"(Ritter et al., 2022; Ziegler et al., 2020)","noteIndex":0},"citationItems":[{"id":2104,"uris":["http://zotero.org/users/10601290/items/LADA9Y3F"],"itemData":{"id":2104,"type":"article-journal","abstract":"Over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B."}],"issued":{"date-parts":[["2022"]]},"citation-key":"Ritter_2022"}},{"id":3622,"uris":["http://zotero.org/users/10601290/items/5PJXW2QB"],"itemData":{"id":3622,"type":"article-journal","abstract":"Quaking aspen is found in western forests of the United States and is currently at risk of loss due to conifer competition at within-stand scales. Wildfires in these forests are impactful owing to conifer infilling during prolonged fire suppression post-Euro-American settlement. Here, restoration cuttings seek to impact wildfire behavior and aspen growing conditions. In this study, we explored how actual and hypothetical cuttings with a range of conifer removal intensity altered surface fuel and overstory structure at stand and fine scales. We then simulated wildfires, examining fire behavior and effects on post-fire forest structures around aspen trees. We found that conifer removal constrained by lower upper diameter limits (&lt;56 cm) had marginal effects on surface fuel and overstory structure, likely failing to enhance resource conditions sufficiently to sustain aspen. Increasing the diameter limit also led to a higher likelihood of fire spread and a higher rate of spread, owing to greater within-canopy wind speed, though crown fire activity decreased. Our simulations suggest heavier treatments could facilitate reintroduction of fire while also dampening the effects of wildfires on forest structure. Cutting specifications that relax diameter limits and remove a substantial portion of conifer overstory could better promote aspen restoration and mitigate fire hazard.","container-title":"Fire","DOI":"10.3390/fire3030051","ISSN":"2571-6255","issue":"3","language":"en","license":"http://creativecommons.org/licenses/by/3.0/","note":"number: 3\npublisher: Multidisciplinary Digital Publishing Institute","page":"51","source":"www.mdpi.com","title":"Simulated Fire Behavior and Fine-Scale Forest Structure Following Conifer Removal in Aspen-Conifer Forests in the Lake Tahoe Basin, USA","volume":"3","author":[{"family":"Ziegler","given":"Justin P."},{"family":"Hoffman","given":"Chad M."},{"family":"Collins","given":"Brandon M."},{"family":"Long","given":"Jonathan W."},{"family":"Dagley","given":"Christa M."},{"family":"Mell","given":"William"}],"issued":{"date-parts":[["2020",9]]},"citation-key":"Ziegler_2020"}}],"schema":"https://github.com/citation-style-language/schema/raw/master/csl-citation.json"} </w:instrText>
      </w:r>
      <w:r w:rsidR="001829B5">
        <w:rPr>
          <w:rFonts w:cs="Times New Roman"/>
        </w:rPr>
        <w:fldChar w:fldCharType="separate"/>
      </w:r>
      <w:r w:rsidR="001829B5">
        <w:rPr>
          <w:rFonts w:cs="Times New Roman"/>
          <w:noProof/>
        </w:rPr>
        <w:t>(Ritter et al., 2022; Ziegler et al., 2020)</w:t>
      </w:r>
      <w:r w:rsidR="001829B5">
        <w:rPr>
          <w:rFonts w:cs="Times New Roman"/>
        </w:rPr>
        <w:fldChar w:fldCharType="end"/>
      </w:r>
      <w:r w:rsidR="001829B5">
        <w:rPr>
          <w:rFonts w:cs="Times New Roman"/>
        </w:rPr>
        <w:t>.</w:t>
      </w:r>
      <w:r w:rsidR="000E2E4A" w:rsidRPr="001F473C">
        <w:rPr>
          <w:rFonts w:cs="Times New Roman"/>
          <w:color w:val="000000" w:themeColor="text1"/>
        </w:rPr>
        <w:t xml:space="preserve"> </w:t>
      </w:r>
    </w:p>
    <w:p w14:paraId="0C00109E" w14:textId="1A036B15" w:rsidR="000E2E4A" w:rsidRPr="001F473C" w:rsidRDefault="00E749C9" w:rsidP="000E2E4A">
      <w:pPr>
        <w:ind w:firstLine="720"/>
        <w:rPr>
          <w:rFonts w:cs="Times New Roman"/>
          <w:b/>
        </w:rPr>
      </w:pPr>
      <w:r w:rsidRPr="001F473C">
        <w:rPr>
          <w:rFonts w:cs="Times New Roman"/>
        </w:rPr>
        <w:t xml:space="preserve">The lack of relevant information </w:t>
      </w:r>
      <w:r w:rsidRPr="001F473C">
        <w:rPr>
          <w:rFonts w:cs="Times New Roman"/>
          <w:color w:val="000000" w:themeColor="text1"/>
        </w:rPr>
        <w:t xml:space="preserve">on emerging </w:t>
      </w:r>
      <w:r w:rsidR="004747E5" w:rsidRPr="001F473C">
        <w:rPr>
          <w:rFonts w:cs="Times New Roman"/>
          <w:color w:val="000000" w:themeColor="text1"/>
        </w:rPr>
        <w:t xml:space="preserve">deciduous </w:t>
      </w:r>
      <w:r w:rsidRPr="001F473C">
        <w:rPr>
          <w:rFonts w:cs="Times New Roman"/>
          <w:color w:val="000000" w:themeColor="text1"/>
        </w:rPr>
        <w:t xml:space="preserve">forests and their relationship with fire </w:t>
      </w:r>
      <w:r w:rsidRPr="001F473C">
        <w:rPr>
          <w:rFonts w:cs="Times New Roman"/>
        </w:rPr>
        <w:t xml:space="preserve">provides an ideal and timely opportunity to apply a physics-based model to </w:t>
      </w:r>
      <w:r w:rsidRPr="001F473C">
        <w:rPr>
          <w:rFonts w:cs="Times New Roman"/>
          <w:color w:val="000000" w:themeColor="text1"/>
        </w:rPr>
        <w:t>questions related to fire behavior and fire self-regulation, which are topics of considerable importance for future boreal forest stability.</w:t>
      </w:r>
      <w:r w:rsidR="000E2E4A" w:rsidRPr="001F473C">
        <w:rPr>
          <w:rFonts w:cs="Times New Roman"/>
          <w:color w:val="000000" w:themeColor="text1"/>
        </w:rPr>
        <w:t xml:space="preserve"> </w:t>
      </w:r>
      <w:r w:rsidR="00B0049A" w:rsidRPr="001F473C">
        <w:rPr>
          <w:rFonts w:cs="Times New Roman"/>
        </w:rPr>
        <w:t>Our objective was to evaluate how fuel composition, fuel density, and distribution change with increasing short-interval reburns to explore potential fire behavior across a gradient of fuel and weather conditions.</w:t>
      </w:r>
      <w:r w:rsidR="000E2E4A" w:rsidRPr="001F473C">
        <w:rPr>
          <w:rFonts w:cs="Times New Roman"/>
        </w:rPr>
        <w:t xml:space="preserve"> </w:t>
      </w:r>
      <w:r w:rsidR="00B0049A" w:rsidRPr="001F473C">
        <w:rPr>
          <w:rFonts w:cs="Times New Roman"/>
        </w:rPr>
        <w:t>In contrast to previous studies that examined the distribution and abundance of fuel elements after a single fire event, here we assessed fuel characteristics in boreal stands that have experienced one to three short-interval sequential fires.</w:t>
      </w:r>
      <w:r w:rsidR="000E2E4A" w:rsidRPr="001F473C">
        <w:rPr>
          <w:rFonts w:cs="Times New Roman"/>
        </w:rPr>
        <w:t xml:space="preserve"> </w:t>
      </w:r>
      <w:sdt>
        <w:sdtPr>
          <w:rPr>
            <w:rFonts w:cs="Times New Roman"/>
          </w:rPr>
          <w:tag w:val="goog_rdk_11"/>
          <w:id w:val="-240257643"/>
        </w:sdtPr>
        <w:sdtContent/>
      </w:sdt>
      <w:r w:rsidR="00B0049A" w:rsidRPr="001F473C">
        <w:rPr>
          <w:rFonts w:cs="Times New Roman"/>
        </w:rPr>
        <w:t>We hypothesize that fuel connectivity and abundance will initially increase with additional fires but decrease after three short-interval fires as reburns continue to consume fuel.</w:t>
      </w:r>
      <w:r w:rsidR="000E2E4A" w:rsidRPr="001F473C">
        <w:rPr>
          <w:rFonts w:cs="Times New Roman"/>
        </w:rPr>
        <w:t xml:space="preserve"> </w:t>
      </w:r>
      <w:r w:rsidR="00B0049A" w:rsidRPr="001F473C">
        <w:rPr>
          <w:rFonts w:cs="Times New Roman"/>
        </w:rPr>
        <w:t xml:space="preserve">In addition, we expect that potential fire behavior may increase as a result of successive reburns and community type changes, given the difference in </w:t>
      </w:r>
      <w:r w:rsidR="004747E5" w:rsidRPr="001F473C">
        <w:rPr>
          <w:rFonts w:cs="Times New Roman"/>
        </w:rPr>
        <w:t xml:space="preserve">forest </w:t>
      </w:r>
      <w:r w:rsidR="00B0049A" w:rsidRPr="001F473C">
        <w:rPr>
          <w:rFonts w:cs="Times New Roman"/>
        </w:rPr>
        <w:t>structure created by different dominating vegetation.</w:t>
      </w:r>
      <w:r w:rsidR="000E2E4A" w:rsidRPr="001F473C">
        <w:rPr>
          <w:rFonts w:cs="Times New Roman"/>
        </w:rPr>
        <w:t xml:space="preserve"> </w:t>
      </w:r>
      <w:r w:rsidR="00B0049A" w:rsidRPr="001F473C">
        <w:rPr>
          <w:rFonts w:cs="Times New Roman"/>
        </w:rPr>
        <w:t>Finally, we predicted that extreme fire weather conditions (high winds and low fuel moisture) may produce novel potential fire behavior in reburned stands, potentially overwhelming</w:t>
      </w:r>
      <w:r w:rsidR="004747E5" w:rsidRPr="001F473C">
        <w:rPr>
          <w:rFonts w:cs="Times New Roman"/>
        </w:rPr>
        <w:t xml:space="preserve"> fuel</w:t>
      </w:r>
      <w:r w:rsidR="00B0049A" w:rsidRPr="001F473C">
        <w:rPr>
          <w:rFonts w:cs="Times New Roman"/>
        </w:rPr>
        <w:t xml:space="preserve"> constraints (i.e., connectivity or abundance) to burn stands that would not burn otherwise.</w:t>
      </w:r>
      <w:r w:rsidR="000E2E4A" w:rsidRPr="001F473C">
        <w:rPr>
          <w:rFonts w:cs="Times New Roman"/>
        </w:rPr>
        <w:t xml:space="preserve"> </w:t>
      </w:r>
    </w:p>
    <w:p w14:paraId="00000015" w14:textId="1085F075" w:rsidR="00FD1B39" w:rsidRPr="001F473C" w:rsidRDefault="0072401A" w:rsidP="0072401A">
      <w:pPr>
        <w:pStyle w:val="Heading2"/>
      </w:pPr>
      <w:r w:rsidRPr="001F473C">
        <w:lastRenderedPageBreak/>
        <w:t xml:space="preserve">2. </w:t>
      </w:r>
      <w:sdt>
        <w:sdtPr>
          <w:tag w:val="goog_rdk_12"/>
          <w:id w:val="-2028870424"/>
        </w:sdtPr>
        <w:sdtContent/>
      </w:sdt>
      <w:r w:rsidRPr="001F473C">
        <w:t xml:space="preserve">Materials and </w:t>
      </w:r>
      <w:r w:rsidR="002525A6" w:rsidRPr="001F473C">
        <w:t>Methods</w:t>
      </w:r>
    </w:p>
    <w:p w14:paraId="00000016" w14:textId="79FB660A" w:rsidR="00FD1B39" w:rsidRPr="001F473C" w:rsidRDefault="0072401A" w:rsidP="004074B0">
      <w:pPr>
        <w:pStyle w:val="Heading3"/>
      </w:pPr>
      <w:bookmarkStart w:id="1" w:name="_heading=h.ytacy9q4d9bn" w:colFirst="0" w:colLast="0"/>
      <w:bookmarkEnd w:id="1"/>
      <w:r w:rsidRPr="001F473C">
        <w:t xml:space="preserve">2.1 </w:t>
      </w:r>
      <w:r w:rsidR="002525A6" w:rsidRPr="001F473C">
        <w:t>Study Area</w:t>
      </w:r>
    </w:p>
    <w:p w14:paraId="00000018" w14:textId="3B173239" w:rsidR="00FD1B39" w:rsidRPr="001F473C" w:rsidRDefault="00B0049A" w:rsidP="00483C9A">
      <w:pPr>
        <w:ind w:firstLine="720"/>
        <w:rPr>
          <w:rFonts w:cs="Times New Roman"/>
        </w:rPr>
      </w:pPr>
      <w:r w:rsidRPr="001F473C">
        <w:rPr>
          <w:rFonts w:cs="Times New Roman"/>
        </w:rPr>
        <w:t>To investigate how reburns alter the spatial distribution of fuel, we sampled spatial patterns of fuel abundance and distribution at two locations in Interior Alaska.</w:t>
      </w:r>
      <w:r w:rsidR="002525A6" w:rsidRPr="001F473C">
        <w:rPr>
          <w:rFonts w:cs="Times New Roman"/>
        </w:rPr>
        <w:t xml:space="preserve"> </w:t>
      </w:r>
      <w:r w:rsidRPr="001F473C">
        <w:rPr>
          <w:rFonts w:cs="Times New Roman"/>
        </w:rPr>
        <w:t>Each site experienced 1-3 fires within &gt;30-year intervals, and between both locations, 42 plots were randomly established within burn perimeters 100m apart and a minimum of 50 m from roads. Eight additional plots were established in the unburned perimeters as references for the assumed prefire conditions.</w:t>
      </w:r>
      <w:r w:rsidR="002525A6" w:rsidRPr="001F473C">
        <w:rPr>
          <w:rFonts w:cs="Times New Roman"/>
        </w:rPr>
        <w:t xml:space="preserve"> </w:t>
      </w:r>
    </w:p>
    <w:p w14:paraId="00000019" w14:textId="19DF65AE" w:rsidR="00FD1B39" w:rsidRPr="001F473C" w:rsidRDefault="0072401A" w:rsidP="00483C9A">
      <w:pPr>
        <w:pStyle w:val="Heading3"/>
        <w:spacing w:line="480" w:lineRule="auto"/>
      </w:pPr>
      <w:bookmarkStart w:id="2" w:name="_heading=h.qso6pelaa3zp" w:colFirst="0" w:colLast="0"/>
      <w:bookmarkEnd w:id="2"/>
      <w:r w:rsidRPr="001F473C">
        <w:t xml:space="preserve">2.2 </w:t>
      </w:r>
      <w:r w:rsidR="002525A6" w:rsidRPr="001F473C">
        <w:t>Field Sampling</w:t>
      </w:r>
    </w:p>
    <w:p w14:paraId="0000001C" w14:textId="65A294FF" w:rsidR="00FD1B39" w:rsidRPr="001F473C" w:rsidRDefault="00AF17D5" w:rsidP="00AF17D5">
      <w:pPr>
        <w:ind w:firstLine="720"/>
        <w:rPr>
          <w:rFonts w:cs="Times New Roman"/>
          <w:color w:val="000000"/>
        </w:rPr>
      </w:pPr>
      <w:r w:rsidRPr="001F473C">
        <w:rPr>
          <w:rFonts w:cs="Times New Roman"/>
        </w:rPr>
        <w:t>To quantify fuel abundance in reburns, w</w:t>
      </w:r>
      <w:r w:rsidR="00093EEA" w:rsidRPr="001F473C">
        <w:rPr>
          <w:rFonts w:cs="Times New Roman"/>
        </w:rPr>
        <w:t xml:space="preserve">e measured </w:t>
      </w:r>
      <w:r w:rsidR="00F46DB8" w:rsidRPr="001F473C">
        <w:rPr>
          <w:rFonts w:cs="Times New Roman"/>
        </w:rPr>
        <w:t>dead down</w:t>
      </w:r>
      <w:r w:rsidR="00093EEA" w:rsidRPr="001F473C">
        <w:rPr>
          <w:rFonts w:cs="Times New Roman"/>
        </w:rPr>
        <w:t xml:space="preserve"> </w:t>
      </w:r>
      <w:r w:rsidR="002525A6" w:rsidRPr="001F473C">
        <w:rPr>
          <w:rFonts w:cs="Times New Roman"/>
        </w:rPr>
        <w:t>woody debris fuel loads (</w:t>
      </w:r>
      <w:r w:rsidR="00C846A6" w:rsidRPr="001F473C">
        <w:rPr>
          <w:rFonts w:cs="Times New Roman"/>
        </w:rPr>
        <w:t>D</w:t>
      </w:r>
      <w:r w:rsidR="002525A6" w:rsidRPr="001F473C">
        <w:rPr>
          <w:rFonts w:cs="Times New Roman"/>
        </w:rPr>
        <w:t>WD, dead wood lying or standing below &lt;45-degree angle) using two 28-m transects</w:t>
      </w:r>
      <w:r w:rsidR="00DF7F52"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{"citationID":"owiq6WxQ","properties":{"formattedCitation":"(Brown, 1974)","plainCitation":"(Brown, 1974)","noteIndex":0},"citationItems":[{"id":60,"uris":["http://zotero.org/users/10601290/items/UGZ4V7XZ"],"itemData":{"id":60,"type":"report","number":"24","publisher":"US Department of Agriculture, Forest Service, Intermountain Forest and Range Experiment Station","title":"Handbook for inventorying downed woody material","author":[{"family":"Brown","given":"J K"}],"issued":{"date-parts":[["1974"]]},"citation-key":"Brown_1974"}}],"schema":"https://github.com/citation-style-language/schema/raw/master/csl-citation.json"} </w:instrText>
      </w:r>
      <w:r w:rsidR="00F662C3">
        <w:rPr>
          <w:rFonts w:cs="Times New Roman"/>
        </w:rPr>
        <w:fldChar w:fldCharType="separate"/>
      </w:r>
      <w:r w:rsidR="00F662C3">
        <w:rPr>
          <w:rFonts w:cs="Times New Roman"/>
          <w:noProof/>
        </w:rPr>
        <w:t>(Brown, 1974)</w:t>
      </w:r>
      <w:r w:rsidR="00F662C3">
        <w:rPr>
          <w:rFonts w:cs="Times New Roman"/>
        </w:rPr>
        <w:fldChar w:fldCharType="end"/>
      </w:r>
      <w:r w:rsidR="00C846A6" w:rsidRPr="001F473C">
        <w:rPr>
          <w:rFonts w:cs="Times New Roman"/>
        </w:rPr>
        <w:t xml:space="preserve"> </w:t>
      </w:r>
      <w:r w:rsidR="002525A6" w:rsidRPr="001F473C">
        <w:rPr>
          <w:rFonts w:cs="Times New Roman"/>
        </w:rPr>
        <w:t xml:space="preserve">radiating from the center of each 20m-by-20m plot. </w:t>
      </w:r>
      <w:r w:rsidR="00B0049A" w:rsidRPr="001F473C">
        <w:rPr>
          <w:rFonts w:cs="Times New Roman"/>
        </w:rPr>
        <w:t>We recorded the diameter, species, presence of charred material, and decay class of 1000-hour fuels across the full transect and counted &lt;3 cm fine debris across subsets (1-hr = 2m, 10-hr = 5 m, 100-hr = 15m).</w:t>
      </w:r>
      <w:r w:rsidR="002525A6" w:rsidRPr="001F473C">
        <w:rPr>
          <w:rFonts w:cs="Times New Roman"/>
        </w:rPr>
        <w:t xml:space="preserve"> </w:t>
      </w:r>
      <w:r w:rsidR="002525A6" w:rsidRPr="001F473C">
        <w:rPr>
          <w:rFonts w:cs="Times New Roman"/>
          <w:color w:val="000000" w:themeColor="text1"/>
        </w:rPr>
        <w:t>Total fuel loading (tons/ha) was calculate</w:t>
      </w:r>
      <w:r w:rsidR="00E13B98" w:rsidRPr="001F473C">
        <w:rPr>
          <w:rFonts w:cs="Times New Roman"/>
          <w:color w:val="000000" w:themeColor="text1"/>
        </w:rPr>
        <w:t xml:space="preserve">d by converting </w:t>
      </w:r>
      <w:r w:rsidR="00C846A6" w:rsidRPr="001F473C">
        <w:rPr>
          <w:rFonts w:cs="Times New Roman"/>
          <w:color w:val="000000" w:themeColor="text1"/>
        </w:rPr>
        <w:t>D</w:t>
      </w:r>
      <w:r w:rsidR="00E13B98" w:rsidRPr="001F473C">
        <w:rPr>
          <w:rFonts w:cs="Times New Roman"/>
          <w:color w:val="000000" w:themeColor="text1"/>
        </w:rPr>
        <w:t xml:space="preserve">WD field data into estimates of mass per area (grams per meter) following Brown </w:t>
      </w:r>
      <w:r w:rsidR="00DF7F52" w:rsidRPr="001F473C">
        <w:rPr>
          <w:rFonts w:cs="Times New Roman"/>
          <w:color w:val="000000" w:themeColor="text1"/>
        </w:rPr>
        <w:t>(</w:t>
      </w:r>
      <w:r w:rsidR="00E13B98" w:rsidRPr="001F473C">
        <w:rPr>
          <w:rFonts w:cs="Times New Roman"/>
          <w:color w:val="000000" w:themeColor="text1"/>
        </w:rPr>
        <w:t>1974</w:t>
      </w:r>
      <w:r w:rsidR="00DF7F52" w:rsidRPr="001F473C">
        <w:rPr>
          <w:rFonts w:cs="Times New Roman"/>
          <w:color w:val="000000" w:themeColor="text1"/>
        </w:rPr>
        <w:t>)</w:t>
      </w:r>
      <w:r w:rsidR="00E13B98" w:rsidRPr="001F473C">
        <w:rPr>
          <w:rFonts w:cs="Times New Roman"/>
          <w:color w:val="000000" w:themeColor="text1"/>
        </w:rPr>
        <w:t>.</w:t>
      </w:r>
      <w:r w:rsidR="00E13B98" w:rsidRPr="001F473C">
        <w:rPr>
          <w:rFonts w:cs="Times New Roman"/>
          <w:color w:val="000000"/>
        </w:rPr>
        <w:t xml:space="preserve"> </w:t>
      </w:r>
      <w:r w:rsidR="00B62A29" w:rsidRPr="001F473C">
        <w:rPr>
          <w:rFonts w:cs="Times New Roman"/>
          <w:color w:val="000000"/>
        </w:rPr>
        <w:t xml:space="preserve">We measured mass of understory </w:t>
      </w:r>
      <w:r w:rsidR="00C846A6" w:rsidRPr="001F473C">
        <w:rPr>
          <w:rFonts w:cs="Times New Roman"/>
          <w:color w:val="000000"/>
        </w:rPr>
        <w:t>fuels</w:t>
      </w:r>
      <w:r w:rsidR="005422FC" w:rsidRPr="001F473C">
        <w:rPr>
          <w:rFonts w:cs="Times New Roman"/>
          <w:color w:val="000000"/>
        </w:rPr>
        <w:t xml:space="preserve"> (grass, litter, and shrubs) </w:t>
      </w:r>
      <w:r w:rsidR="00B62A29" w:rsidRPr="001F473C">
        <w:rPr>
          <w:rFonts w:cs="Times New Roman"/>
          <w:color w:val="000000"/>
        </w:rPr>
        <w:t>by harvesting randomly located 1</w:t>
      </w:r>
      <w:r w:rsidR="00B0049A" w:rsidRPr="001F473C">
        <w:rPr>
          <w:rFonts w:cs="Times New Roman"/>
          <w:color w:val="000000"/>
        </w:rPr>
        <w:t xml:space="preserve"> x </w:t>
      </w:r>
      <w:r w:rsidR="0063373A" w:rsidRPr="001F473C">
        <w:rPr>
          <w:rFonts w:cs="Times New Roman"/>
          <w:color w:val="000000"/>
        </w:rPr>
        <w:t>1</w:t>
      </w:r>
      <w:r w:rsidR="00B0049A" w:rsidRPr="001F473C">
        <w:rPr>
          <w:rFonts w:cs="Times New Roman"/>
          <w:color w:val="000000"/>
        </w:rPr>
        <w:t xml:space="preserve"> m</w:t>
      </w:r>
      <w:r w:rsidR="00B62A29" w:rsidRPr="001F473C">
        <w:rPr>
          <w:rFonts w:cs="Times New Roman"/>
          <w:color w:val="000000"/>
        </w:rPr>
        <w:t xml:space="preserve"> subplots, drying vegetation </w:t>
      </w:r>
      <w:r w:rsidR="00BB7DAF" w:rsidRPr="001F473C">
        <w:rPr>
          <w:rFonts w:cs="Times New Roman"/>
          <w:color w:val="000000"/>
        </w:rPr>
        <w:t>for 48 hours</w:t>
      </w:r>
      <w:r w:rsidR="001007A3" w:rsidRPr="001F473C">
        <w:rPr>
          <w:rFonts w:cs="Times New Roman"/>
          <w:color w:val="000000"/>
        </w:rPr>
        <w:t xml:space="preserve"> at </w:t>
      </w:r>
      <w:r w:rsidR="00BB7DAF" w:rsidRPr="001F473C">
        <w:rPr>
          <w:rFonts w:cs="Times New Roman"/>
          <w:color w:val="000000"/>
        </w:rPr>
        <w:t>5</w:t>
      </w:r>
      <w:r w:rsidR="001007A3" w:rsidRPr="001F473C">
        <w:rPr>
          <w:rFonts w:cs="Times New Roman"/>
          <w:color w:val="000000"/>
        </w:rPr>
        <w:t>0</w:t>
      </w:r>
      <w:r w:rsidR="00BB7DAF" w:rsidRPr="001F473C">
        <w:rPr>
          <w:rFonts w:cs="Times New Roman"/>
          <w:color w:val="000000"/>
        </w:rPr>
        <w:sym w:font="Symbol" w:char="F0B0"/>
      </w:r>
      <w:r w:rsidR="00BB7DAF" w:rsidRPr="001F473C">
        <w:rPr>
          <w:rFonts w:cs="Times New Roman"/>
          <w:color w:val="000000"/>
        </w:rPr>
        <w:t xml:space="preserve"> </w:t>
      </w:r>
      <w:r w:rsidR="001007A3" w:rsidRPr="001F473C">
        <w:rPr>
          <w:rFonts w:cs="Times New Roman"/>
          <w:color w:val="000000"/>
        </w:rPr>
        <w:t>C</w:t>
      </w:r>
      <w:r w:rsidR="00BB7DAF" w:rsidRPr="001F473C">
        <w:rPr>
          <w:rFonts w:cs="Times New Roman"/>
          <w:color w:val="000000"/>
        </w:rPr>
        <w:t xml:space="preserve"> </w:t>
      </w:r>
      <w:r w:rsidR="00B62A29" w:rsidRPr="001F473C">
        <w:rPr>
          <w:rFonts w:cs="Times New Roman"/>
          <w:color w:val="000000"/>
        </w:rPr>
        <w:t xml:space="preserve">and then weighing. </w:t>
      </w:r>
      <w:r w:rsidR="002525A6" w:rsidRPr="001F473C">
        <w:rPr>
          <w:rFonts w:cs="Times New Roman"/>
          <w:color w:val="000000"/>
        </w:rPr>
        <w:t xml:space="preserve">We measured </w:t>
      </w:r>
      <w:r w:rsidR="005814ED" w:rsidRPr="001F473C">
        <w:rPr>
          <w:rFonts w:cs="Times New Roman"/>
          <w:color w:val="000000"/>
        </w:rPr>
        <w:t>surface</w:t>
      </w:r>
      <w:r w:rsidR="002525A6" w:rsidRPr="001F473C">
        <w:rPr>
          <w:rFonts w:cs="Times New Roman"/>
          <w:color w:val="000000"/>
        </w:rPr>
        <w:t xml:space="preserve"> fuel depth by recording height of the tallest vegetation </w:t>
      </w:r>
      <w:r w:rsidR="00CA3881" w:rsidRPr="001F473C">
        <w:rPr>
          <w:rFonts w:cs="Times New Roman"/>
          <w:color w:val="000000"/>
        </w:rPr>
        <w:t xml:space="preserve">(live and dead) </w:t>
      </w:r>
      <w:r w:rsidR="002525A6" w:rsidRPr="001F473C">
        <w:rPr>
          <w:rFonts w:cs="Times New Roman"/>
          <w:color w:val="000000"/>
        </w:rPr>
        <w:t>connected continuously to the forest floor across 2-meter increments of</w:t>
      </w:r>
      <w:r w:rsidR="00B0049A" w:rsidRPr="001F473C">
        <w:rPr>
          <w:rFonts w:cs="Times New Roman"/>
          <w:color w:val="000000"/>
        </w:rPr>
        <w:t xml:space="preserve"> the</w:t>
      </w:r>
      <w:r w:rsidR="002525A6" w:rsidRPr="001F473C">
        <w:rPr>
          <w:rFonts w:cs="Times New Roman"/>
          <w:color w:val="000000"/>
        </w:rPr>
        <w:t xml:space="preserve"> transect</w:t>
      </w:r>
      <w:r w:rsidRPr="001F473C">
        <w:rPr>
          <w:rFonts w:cs="Times New Roman"/>
          <w:color w:val="000000" w:themeColor="text1"/>
        </w:rPr>
        <w:t xml:space="preserve">. </w:t>
      </w:r>
      <w:r w:rsidR="00B0049A" w:rsidRPr="001F473C">
        <w:rPr>
          <w:rFonts w:cs="Times New Roman"/>
          <w:color w:val="000000" w:themeColor="text1"/>
        </w:rPr>
        <w:t xml:space="preserve">To capture standing live and dead fuel abundance, </w:t>
      </w:r>
      <w:r w:rsidR="00B0049A" w:rsidRPr="001F473C">
        <w:rPr>
          <w:rFonts w:cs="Times New Roman"/>
          <w:color w:val="000000"/>
        </w:rPr>
        <w:t>we measured height and diameter at breast height (DBH 1.37 m) of standing live and dead trees in each plot in 200 m</w:t>
      </w:r>
      <w:r w:rsidR="00B0049A" w:rsidRPr="001F473C">
        <w:rPr>
          <w:rFonts w:cs="Times New Roman"/>
          <w:color w:val="000000"/>
          <w:vertAlign w:val="superscript"/>
        </w:rPr>
        <w:t>2</w:t>
      </w:r>
      <w:r w:rsidR="00B0049A" w:rsidRPr="001F473C">
        <w:rPr>
          <w:rFonts w:cs="Times New Roman"/>
          <w:color w:val="000000"/>
        </w:rPr>
        <w:t xml:space="preserve"> randomly selected subsections and scaled to produce estimates of tree density.</w:t>
      </w:r>
      <w:r w:rsidRPr="001F473C">
        <w:rPr>
          <w:rFonts w:cs="Times New Roman"/>
          <w:color w:val="000000"/>
        </w:rPr>
        <w:t xml:space="preserve"> </w:t>
      </w:r>
      <w:r w:rsidR="00B0049A" w:rsidRPr="001F473C">
        <w:rPr>
          <w:rFonts w:cs="Times New Roman"/>
          <w:color w:val="000000"/>
        </w:rPr>
        <w:t>We estimated total biomass of each species using a suite of local species-specific allometr</w:t>
      </w:r>
      <w:r w:rsidR="00B0049A" w:rsidRPr="00483C9A">
        <w:rPr>
          <w:rFonts w:cs="Times New Roman"/>
          <w:color w:val="000000" w:themeColor="text1"/>
        </w:rPr>
        <w:t xml:space="preserve">ic equations </w:t>
      </w:r>
      <w:r w:rsidR="00F662C3" w:rsidRPr="00483C9A">
        <w:rPr>
          <w:rFonts w:cs="Times New Roman"/>
          <w:color w:val="000000" w:themeColor="text1"/>
        </w:rPr>
        <w:fldChar w:fldCharType="begin"/>
      </w:r>
      <w:r w:rsidR="00F662C3" w:rsidRPr="00483C9A">
        <w:rPr>
          <w:rFonts w:cs="Times New Roman"/>
          <w:color w:val="000000" w:themeColor="text1"/>
        </w:rPr>
        <w:instrText xml:space="preserve"> ADDIN ZOTERO_ITEM CSL_CITATION {"citationID":"CapJWrN3","properties":{"formattedCitation":"(Binkley, Lousier, Cromack, 1984; Bond-Lamberty et al., 2002)","plainCitation":"(Binkley, Lousier, Cromack, 1984; Bond-Lamberty et al., 2002)","dontUpdate":true,"noteIndex":0},"citationItems":[{"id":65,"uris":["http://zotero.org/users/10601290/items/L3RY45D8"],"itemData":{"id":65,"type":"article-journal","container-title":"Forest Science","issue":"1","page":"26–35","title":"Ecosystem effects of Sitka alder in a Douglas-fir plantation","volume":"30","author":[{"literal":"Binkley, Lousier, Cromack"}],"issued":{"date-parts":[["1984",3]]},"citation-key":"BinkleyLousierCromack_1984"}},{"id":848,"uris":["http://zotero.org/users/10601290/items/KBM6Y2PS"],"itemData":{"id":848,"type":"article-journal","abstract":"Allometric equations were developed relating aboveground biomass, coarse root biomass, and sapwood area to stem diameter at 17 study sites located in the boreal forests near Thompson, Man. The six species studied were trembling aspen (Populus tremuloides Michx.), paper birch (Betula papyrifera Marsh.), black spruce (Picea mariana (Mill.) BSP), jack pine (Pinus banksiana Lamb.), tamarack (Larix laricina (Du Roi) Koch.), and willow (Salix spp.). Stands ranged in age from 4 to 130 years and were categorized as well or poorly drained. Stem diameter ranged from 0.1 to 23.7 cm. Stem diameter was measured at both the soil surface (D0) and breast height (DBH). The relationship between biomass and diameter, fitted on a log–log scale, changed significantly at -3 cm DBH, suggesting that allometry differed between saplings and older trees. To eliminate this nonlinearity, a model of form log10 Y = a + b(log10 D) + c(AGE) + d(log10 D × AGE) was used, where D is stem diameter, AGE is stand age, and the cross product is the interaction between diameter and age. Most aboveground biomass equations (N = 326) exhibited excellent fits (R2 &gt; 0.95). Coarse root biomass equations (N = 205) exhibited good fits (R2 &gt; 0.90). Both D0 and DBH were excellent (R2 &gt; 0.95) sapwood area predictors (N = 413). Faster growing species had significantly higher ratios of sapwood area to stem area than did slower growing species. Nonlinear aspects of some of the pooled biomass equations serve as a caution against extrapolating allometric equations beyond the original sample diameter range.","language":"en","page":"10","source":"Zotero","title":"Aboveground and belowground biomass and sapwood area allometric equations for six boreal tree species of northern Manitoba","volume":"32","author":[{"family":"Bond-Lamberty","given":"B"},{"family":"Wang","given":"C"},{"family":"Gower","given":"S T"}],"issued":{"date-parts":[["2002"]]},"citation-key":"Bond-Lamberty_2002"}}],"schema":"https://github.com/citation-style-language/schema/raw/master/csl-citation.json"} </w:instrText>
      </w:r>
      <w:r w:rsidR="00F662C3" w:rsidRPr="00483C9A">
        <w:rPr>
          <w:rFonts w:cs="Times New Roman"/>
          <w:color w:val="000000" w:themeColor="text1"/>
        </w:rPr>
        <w:fldChar w:fldCharType="separate"/>
      </w:r>
      <w:r w:rsidR="00F662C3" w:rsidRPr="00483C9A">
        <w:rPr>
          <w:rFonts w:cs="Times New Roman"/>
          <w:noProof/>
          <w:color w:val="000000" w:themeColor="text1"/>
        </w:rPr>
        <w:t>(</w:t>
      </w:r>
      <w:r w:rsidR="00F662C3" w:rsidRPr="00483C9A">
        <w:rPr>
          <w:rFonts w:cs="Times New Roman"/>
          <w:color w:val="000000" w:themeColor="text1"/>
        </w:rPr>
        <w:t xml:space="preserve">see </w:t>
      </w:r>
      <w:r w:rsidR="00F662C3" w:rsidRPr="00483C9A">
        <w:rPr>
          <w:rFonts w:cs="Times New Roman"/>
          <w:color w:val="000000" w:themeColor="text1"/>
        </w:rPr>
        <w:lastRenderedPageBreak/>
        <w:t xml:space="preserve">Appendix: Table S1 for specifics; </w:t>
      </w:r>
      <w:r w:rsidR="00F662C3" w:rsidRPr="00483C9A">
        <w:rPr>
          <w:rFonts w:cs="Times New Roman"/>
          <w:noProof/>
          <w:color w:val="000000" w:themeColor="text1"/>
        </w:rPr>
        <w:t>Binkley, Lousier, Cromack, 1984; Bond-Lamberty et al., 2002)</w:t>
      </w:r>
      <w:r w:rsidR="00F662C3" w:rsidRPr="00483C9A">
        <w:rPr>
          <w:rFonts w:cs="Times New Roman"/>
          <w:color w:val="000000" w:themeColor="text1"/>
        </w:rPr>
        <w:fldChar w:fldCharType="end"/>
      </w:r>
      <w:r w:rsidR="00F662C3" w:rsidRPr="00483C9A">
        <w:rPr>
          <w:rFonts w:cs="Times New Roman"/>
          <w:color w:val="000000" w:themeColor="text1"/>
        </w:rPr>
        <w:t>.</w:t>
      </w:r>
    </w:p>
    <w:p w14:paraId="6DCBA0AE" w14:textId="2996332D" w:rsidR="001829B5" w:rsidRDefault="00E749C9" w:rsidP="000E2E4A">
      <w:pPr>
        <w:ind w:firstLine="720"/>
        <w:rPr>
          <w:rFonts w:cs="Times New Roman"/>
          <w:color w:val="000000"/>
        </w:rPr>
      </w:pPr>
      <w:r w:rsidRPr="001F473C">
        <w:rPr>
          <w:rFonts w:cs="Times New Roman"/>
          <w:color w:val="000000"/>
        </w:rPr>
        <w:t>To calculate the spatial dispersion of standing fuel elements, we measured the distance to the nearest tree of each species present in the plot from each of the 10 sampling cubes.</w:t>
      </w:r>
      <w:r w:rsidR="002525A6" w:rsidRPr="001F473C">
        <w:rPr>
          <w:rFonts w:cs="Times New Roman"/>
          <w:color w:val="000000"/>
        </w:rPr>
        <w:t xml:space="preserve"> </w:t>
      </w:r>
      <w:r w:rsidRPr="001F473C">
        <w:rPr>
          <w:rFonts w:cs="Times New Roman"/>
          <w:color w:val="000000"/>
        </w:rPr>
        <w:t xml:space="preserve">We used the resulting measurements of a random point for each tree species to calculate Eberhardt’s index, a metric of dispersion based on random point-to-nearest-organism-distance, for each species across each plot </w:t>
      </w:r>
      <w:r w:rsidR="001829B5">
        <w:rPr>
          <w:rFonts w:cs="Times New Roman"/>
          <w:color w:val="000000"/>
        </w:rPr>
        <w:fldChar w:fldCharType="begin"/>
      </w:r>
      <w:r w:rsidR="00483C9A">
        <w:rPr>
          <w:rFonts w:cs="Times New Roman"/>
          <w:color w:val="000000"/>
        </w:rPr>
        <w:instrText xml:space="preserve"> ADDIN ZOTERO_ITEM CSL_CITATION {"citationID":"ba5mEesA","properties":{"formattedCitation":"(Hines and Hines, 1979)","plainCitation":"(Hines and Hines, 1979)","noteIndex":0},"citationItems":[{"id":3615,"uris":["http://zotero.org/users/10601290/items/563D5V46"],"itemData":{"id":3615,"type":"article-journal","abstract":"Critical values are tabulated for Eberhardt's statistic. A variation of this statistic, adapted to T-square sampling, is found to perform well as a test of the complete randomness of spatial distributions, in power comparisons with other statistics recommended in the literature.","container-title":"Biometrika","DOI":"10.1093/biomet/66.1.73","ISSN":"0006-3444","issue":"1","journalAbbreviation":"Biometrika","page":"73-79","source":"Silverchair","title":"The Eberhardt statistic and the detection of nonrandomness of spatial point distributions","volume":"66","author":[{"family":"Hines","given":"W. G. S."},{"family":"Hines","given":"R. J. O'Hara"}],"issued":{"date-parts":[["1979",4,1]]},"citation-key":"Hines_1979"}}],"schema":"https://github.com/citation-style-language/schema/raw/master/csl-citation.json"} </w:instrText>
      </w:r>
      <w:r w:rsidR="001829B5">
        <w:rPr>
          <w:rFonts w:cs="Times New Roman"/>
          <w:color w:val="000000"/>
        </w:rPr>
        <w:fldChar w:fldCharType="separate"/>
      </w:r>
      <w:r w:rsidR="00483C9A">
        <w:rPr>
          <w:rFonts w:cs="Times New Roman"/>
          <w:noProof/>
          <w:color w:val="000000"/>
        </w:rPr>
        <w:t>(Hines and Hines, 1979)</w:t>
      </w:r>
      <w:r w:rsidR="001829B5">
        <w:rPr>
          <w:rFonts w:cs="Times New Roman"/>
          <w:color w:val="000000"/>
        </w:rPr>
        <w:fldChar w:fldCharType="end"/>
      </w:r>
      <w:r w:rsidR="001829B5">
        <w:rPr>
          <w:rFonts w:cs="Times New Roman"/>
          <w:color w:val="000000"/>
        </w:rPr>
        <w:t>.</w:t>
      </w:r>
    </w:p>
    <w:p w14:paraId="342568A7" w14:textId="3DCFF3E0" w:rsidR="000E2E4A" w:rsidRPr="001F473C" w:rsidRDefault="00000000" w:rsidP="000E2E4A">
      <w:pPr>
        <w:ind w:firstLine="720"/>
        <w:rPr>
          <w:rFonts w:cs="Times New Roman"/>
          <w:color w:val="000000"/>
        </w:rPr>
      </w:pPr>
      <m:oMathPara>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s="Times New Roman"/>
                      <w:color w:val="000000"/>
                    </w:rPr>
                    <m:t>s</m:t>
                  </m:r>
                </m:num>
                <m:den>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den>
              </m:f>
              <m:r>
                <w:rPr>
                  <w:rFonts w:ascii="Cambria Math" w:hAnsi="Cambria Math" w:cs="Times New Roman"/>
                  <w:color w:val="000000"/>
                </w:rPr>
                <m:t>)</m:t>
              </m:r>
            </m:e>
            <m:sup>
              <m:r>
                <w:rPr>
                  <w:rFonts w:ascii="Cambria Math" w:hAnsi="Cambria Math" w:cs="Times New Roman"/>
                  <w:color w:val="000000"/>
                </w:rPr>
                <m:t>2</m:t>
              </m:r>
            </m:sup>
          </m:sSup>
          <m:r>
            <w:rPr>
              <w:rFonts w:ascii="Cambria Math" w:hAnsi="Cambria Math" w:cs="Times New Roman"/>
              <w:color w:val="000000"/>
            </w:rPr>
            <m:t>+1</m:t>
          </m:r>
        </m:oMath>
      </m:oMathPara>
    </w:p>
    <w:p w14:paraId="0000001F" w14:textId="5D1F86E6" w:rsidR="00FD1B39" w:rsidRPr="001F473C" w:rsidRDefault="000E2E4A" w:rsidP="000E2E4A">
      <w:pPr>
        <w:ind w:firstLine="720"/>
        <w:rPr>
          <w:rFonts w:cs="Times New Roman"/>
          <w:color w:val="000000"/>
        </w:rPr>
      </w:pPr>
      <w:r w:rsidRPr="001F473C">
        <w:rPr>
          <w:rFonts w:cs="Times New Roman"/>
          <w:color w:val="000000"/>
        </w:rPr>
        <w:t xml:space="preserve">where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oMath>
      <w:r w:rsidRPr="001F473C">
        <w:rPr>
          <w:rFonts w:cs="Times New Roman"/>
          <w:color w:val="000000"/>
        </w:rPr>
        <w:t xml:space="preserve"> = Eberhardt’s index of dispersion for point-to-organism distances, </w:t>
      </w:r>
      <m:oMath>
        <m:r>
          <w:rPr>
            <w:rFonts w:ascii="Cambria Math" w:hAnsi="Cambria Math" w:cs="Times New Roman"/>
            <w:color w:val="000000"/>
          </w:rPr>
          <m:t>s</m:t>
        </m:r>
      </m:oMath>
      <w:r w:rsidRPr="001F473C">
        <w:rPr>
          <w:rFonts w:cs="Times New Roman"/>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oMath>
      <w:r w:rsidRPr="001F473C">
        <w:rPr>
          <w:rFonts w:cs="Times New Roman"/>
          <w:color w:val="000000"/>
        </w:rPr>
        <w:t xml:space="preserve"> = the mean of point-to-organism distances. </w:t>
      </w:r>
      <w:r w:rsidRPr="001F473C">
        <w:rPr>
          <w:rFonts w:cs="Times New Roman"/>
        </w:rPr>
        <w:t xml:space="preserve">The expected value of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 xml:space="preserve"> </m:t>
        </m:r>
      </m:oMath>
      <w:r w:rsidRPr="001F473C">
        <w:rPr>
          <w:rFonts w:cs="Times New Roman"/>
        </w:rPr>
        <w:t>in a random population is 1.27 – values below suggest a regular pattern, values above suggest clumping.</w:t>
      </w:r>
    </w:p>
    <w:p w14:paraId="00000023" w14:textId="06FA6B70" w:rsidR="00FD1B39" w:rsidRPr="001F473C" w:rsidRDefault="0072401A" w:rsidP="00483C9A">
      <w:pPr>
        <w:pStyle w:val="Heading3"/>
        <w:spacing w:line="480" w:lineRule="auto"/>
      </w:pPr>
      <w:bookmarkStart w:id="3" w:name="_heading=h.lvbk36hgcrdm" w:colFirst="0" w:colLast="0"/>
      <w:bookmarkEnd w:id="3"/>
      <w:r w:rsidRPr="001F473C">
        <w:t xml:space="preserve">2.3 </w:t>
      </w:r>
      <w:r w:rsidR="002525A6" w:rsidRPr="001F473C">
        <w:t>Fire behavior modeling</w:t>
      </w:r>
    </w:p>
    <w:p w14:paraId="00000025" w14:textId="6600B26A" w:rsidR="00FD1B39" w:rsidRPr="001F473C" w:rsidRDefault="00E749C9" w:rsidP="00F427DF">
      <w:pPr>
        <w:ind w:firstLine="720"/>
        <w:rPr>
          <w:rFonts w:cs="Times New Roman"/>
        </w:rPr>
      </w:pPr>
      <w:r w:rsidRPr="001F473C">
        <w:rPr>
          <w:rFonts w:cs="Times New Roman"/>
        </w:rPr>
        <w:t>To model fire behavior based on estimated fuel structures in reburns, we used the Wildland-Urban Interface Fire Dynamics Simulator (WFDS), version 9977.</w:t>
      </w:r>
      <w:r w:rsidR="006C72CD" w:rsidRPr="001F473C">
        <w:rPr>
          <w:rFonts w:cs="Times New Roman"/>
        </w:rPr>
        <w:t xml:space="preserve"> </w:t>
      </w:r>
      <w:r w:rsidRPr="001F473C">
        <w:rPr>
          <w:rFonts w:cs="Times New Roman"/>
        </w:rPr>
        <w:t>WFDS version 9977 is based on Fire Dynamics Simulator (FDS) version 6, developed by the National Institute of Standards and Technology</w:t>
      </w:r>
      <w:r w:rsidR="001829B5">
        <w:rPr>
          <w:rFonts w:cs="Times New Roman"/>
        </w:rPr>
        <w:t xml:space="preserve"> </w:t>
      </w:r>
      <w:r w:rsidR="001829B5">
        <w:rPr>
          <w:rFonts w:cs="Times New Roman"/>
        </w:rPr>
        <w:fldChar w:fldCharType="begin"/>
      </w:r>
      <w:r w:rsidR="00E71E4B">
        <w:rPr>
          <w:rFonts w:cs="Times New Roman"/>
        </w:rPr>
        <w:instrText xml:space="preserve"> ADDIN ZOTERO_ITEM CSL_CITATION {"citationID":"52o05FoF","properties":{"formattedCitation":"(McGrattan et al., n.d.)","plainCitation":"(McGrattan et al., n.d.)","noteIndex":0},"citationItems":[{"id":3628,"uris":["http://zotero.org/users/10601290/items/FUPMD2DM"],"itemData":{"id":3628,"type":"article-journal","container-title":"NIST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schema":"https://github.com/citation-style-language/schema/raw/master/csl-citation.json"} </w:instrText>
      </w:r>
      <w:r w:rsidR="001829B5">
        <w:rPr>
          <w:rFonts w:cs="Times New Roman"/>
        </w:rPr>
        <w:fldChar w:fldCharType="separate"/>
      </w:r>
      <w:r w:rsidR="00E71E4B">
        <w:rPr>
          <w:rFonts w:cs="Times New Roman"/>
          <w:noProof/>
        </w:rPr>
        <w:t>(McGrattan et al., n.d.)</w:t>
      </w:r>
      <w:r w:rsidR="001829B5">
        <w:rPr>
          <w:rFonts w:cs="Times New Roman"/>
        </w:rPr>
        <w:fldChar w:fldCharType="end"/>
      </w:r>
      <w:r w:rsidR="00E71E4B">
        <w:rPr>
          <w:rFonts w:cs="Times New Roman"/>
        </w:rPr>
        <w:t xml:space="preserve">. </w:t>
      </w:r>
      <w:r w:rsidR="006C72CD" w:rsidRPr="001F473C">
        <w:rPr>
          <w:rFonts w:cs="Times New Roman"/>
        </w:rPr>
        <w:t xml:space="preserve">We chose WFDS over other modeling approaches </w:t>
      </w:r>
      <w:r w:rsidR="00C8735D" w:rsidRPr="001F473C">
        <w:rPr>
          <w:rFonts w:cs="Times New Roman"/>
        </w:rPr>
        <w:t xml:space="preserve">for two reasons. </w:t>
      </w:r>
      <w:r w:rsidRPr="001F473C">
        <w:rPr>
          <w:rFonts w:cs="Times New Roman"/>
        </w:rPr>
        <w:t>First, it is a coupled fire atmospheric model that provides spatial and temporal predictions of fire behavior based on linkages between a large eddy computational fluid dynamics model and models for thermal degradation, convective and radiative heat transfer, and gas-phase combustion.</w:t>
      </w:r>
      <w:r w:rsidR="006D2ABC" w:rsidRPr="001F473C">
        <w:rPr>
          <w:rFonts w:cs="Times New Roman"/>
        </w:rPr>
        <w:t xml:space="preserve">  </w:t>
      </w:r>
      <w:r w:rsidRPr="001F473C">
        <w:rPr>
          <w:rFonts w:cs="Times New Roman"/>
        </w:rPr>
        <w:t>This approach allows the model to capture the emergent fire behavior associated with the interactions between fuel structures, wind flow, and fire.</w:t>
      </w:r>
      <w:r w:rsidR="00C8735D" w:rsidRPr="001F473C">
        <w:rPr>
          <w:rFonts w:cs="Times New Roman"/>
        </w:rPr>
        <w:t xml:space="preserve"> </w:t>
      </w:r>
      <w:r w:rsidR="005814ED" w:rsidRPr="001F473C">
        <w:rPr>
          <w:rFonts w:cs="Times New Roman"/>
        </w:rPr>
        <w:t xml:space="preserve">Second, </w:t>
      </w:r>
      <w:r w:rsidR="006C72CD" w:rsidRPr="001F473C">
        <w:rPr>
          <w:rFonts w:cs="Times New Roman"/>
        </w:rPr>
        <w:t xml:space="preserve">WFDS </w:t>
      </w:r>
      <w:r w:rsidR="006D2ABC" w:rsidRPr="001F473C">
        <w:rPr>
          <w:rFonts w:cs="Times New Roman"/>
        </w:rPr>
        <w:lastRenderedPageBreak/>
        <w:t xml:space="preserve">represents heterogeneity in fuel load, moisture and physical characteristics in 3-dimensions providing the </w:t>
      </w:r>
      <w:r w:rsidR="005814ED" w:rsidRPr="001F473C">
        <w:rPr>
          <w:rFonts w:cs="Times New Roman"/>
        </w:rPr>
        <w:t>capacity</w:t>
      </w:r>
      <w:r w:rsidR="006C72CD" w:rsidRPr="001F473C">
        <w:rPr>
          <w:rFonts w:cs="Times New Roman"/>
        </w:rPr>
        <w:t xml:space="preserve"> to capture the complex fuel dynamics that occur in borders between </w:t>
      </w:r>
      <w:r w:rsidR="00C8735D" w:rsidRPr="001F473C">
        <w:rPr>
          <w:rFonts w:cs="Times New Roman"/>
        </w:rPr>
        <w:t xml:space="preserve">dramatically different </w:t>
      </w:r>
      <w:r w:rsidR="00C8735D" w:rsidRPr="00AA1AB6">
        <w:rPr>
          <w:rFonts w:cs="Times New Roman"/>
          <w:color w:val="000000" w:themeColor="text1"/>
        </w:rPr>
        <w:t>cover types</w:t>
      </w:r>
      <w:r w:rsidR="00F662C3" w:rsidRPr="00AA1AB6">
        <w:rPr>
          <w:rFonts w:cs="Times New Roman"/>
          <w:color w:val="000000" w:themeColor="text1"/>
        </w:rPr>
        <w:t xml:space="preserve"> </w:t>
      </w:r>
      <w:r w:rsidR="00F662C3" w:rsidRPr="00AA1AB6">
        <w:rPr>
          <w:rFonts w:cs="Times New Roman"/>
          <w:color w:val="000000" w:themeColor="text1"/>
        </w:rPr>
        <w:fldChar w:fldCharType="begin"/>
      </w:r>
      <w:r w:rsidR="00891B34" w:rsidRPr="00AA1AB6">
        <w:rPr>
          <w:rFonts w:cs="Times New Roman"/>
          <w:color w:val="000000" w:themeColor="text1"/>
        </w:rPr>
        <w:instrText xml:space="preserve"> ADDIN ZOTERO_ITEM CSL_CITATION {"citationID":"PeJMT1HE","properties":{"formattedCitation":"(Hoffman et al., 2018; Mell et al., 2009)","plainCitation":"(Hoffman et al., 2018; Mell et al., 2009)","noteIndex":0},"citationItems":[{"id":1149,"uris":["http://zotero.org/users/10601290/items/G53YUPBL"],"itemData":{"id":1149,"type":"article-journal","abstract":"As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L."}],"issued":{"date-parts":[["2009",10,1]]},"citation-key":"Mell_2009"}}],"schema":"https://github.com/citation-style-language/schema/raw/master/csl-citation.json"} </w:instrText>
      </w:r>
      <w:r w:rsidR="00F662C3" w:rsidRPr="00AA1AB6">
        <w:rPr>
          <w:rFonts w:cs="Times New Roman"/>
          <w:color w:val="000000" w:themeColor="text1"/>
        </w:rPr>
        <w:fldChar w:fldCharType="separate"/>
      </w:r>
      <w:r w:rsidR="00891B34" w:rsidRPr="00AA1AB6">
        <w:rPr>
          <w:rFonts w:cs="Times New Roman"/>
          <w:noProof/>
          <w:color w:val="000000" w:themeColor="text1"/>
        </w:rPr>
        <w:t>(Hoffman et al., 2018; Mell et al., 2009)</w:t>
      </w:r>
      <w:r w:rsidR="00F662C3" w:rsidRPr="00AA1AB6">
        <w:rPr>
          <w:rFonts w:cs="Times New Roman"/>
          <w:color w:val="000000" w:themeColor="text1"/>
        </w:rPr>
        <w:fldChar w:fldCharType="end"/>
      </w:r>
      <w:r w:rsidR="00891B34" w:rsidRPr="00AA1AB6">
        <w:rPr>
          <w:rFonts w:cs="Times New Roman"/>
          <w:color w:val="000000" w:themeColor="text1"/>
        </w:rPr>
        <w:t xml:space="preserve">, </w:t>
      </w:r>
      <w:r w:rsidR="00B95F3E" w:rsidRPr="00AA1AB6">
        <w:rPr>
          <w:rFonts w:cs="Times New Roman"/>
          <w:color w:val="000000" w:themeColor="text1"/>
        </w:rPr>
        <w:t xml:space="preserve">such as </w:t>
      </w:r>
      <w:r w:rsidRPr="00AA1AB6">
        <w:rPr>
          <w:rFonts w:cs="Times New Roman"/>
          <w:color w:val="000000" w:themeColor="text1"/>
        </w:rPr>
        <w:t>those occurring between mature black spruce forests and regenerating deciduous stands</w:t>
      </w:r>
      <w:r w:rsidR="0073364C">
        <w:rPr>
          <w:rFonts w:cs="Times New Roman"/>
          <w:color w:val="000000" w:themeColor="text1"/>
        </w:rPr>
        <w:t xml:space="preserve"> </w:t>
      </w:r>
      <w:r w:rsidR="0073364C">
        <w:rPr>
          <w:rFonts w:cs="Times New Roman"/>
          <w:color w:val="000000" w:themeColor="text1"/>
        </w:rPr>
        <w:fldChar w:fldCharType="begin"/>
      </w:r>
      <w:r w:rsidR="0073364C">
        <w:rPr>
          <w:rFonts w:cs="Times New Roman"/>
          <w:color w:val="000000" w:themeColor="text1"/>
        </w:rPr>
        <w:instrText xml:space="preserve"> ADDIN ZOTERO_ITEM CSL_CITATION {"citationID":"SY3Z0uTX","properties":{"formattedCitation":"(Boby et al., 2010; Cahoon et al., 2022)","plainCitation":"(Boby et al., 2010; Cahoon et al., 2022)","noteIndex":0},"citationItems":[{"id":844,"uris":["http://zotero.org/users/10601290/items/7QPPZIRI"],"itemData":{"id":844,"type":"article-journal","abstract":"The boreal region stores a large proportion of the world’s terrestrial carbon (C) and is subject to high-intensity, stand-replacing wildﬁres that release C and nitrogen (N) stored in biomass and soils through combustion. While severity and extent of ﬁres drives overall emissions, methods for accurately estimating ﬁre severity are poorly tested in this unique region where organic soil combustion is responsible for a large proportion of total emissions. We tested a method using adventitious roots on black spruce trees (Picea mariana) in combination with canopy allometry to reconstruct preﬁre organic soil layers and canopy biomass in boreal black spruce forests of Alaska (USA), thus providing a basis for more accurately quantifying ﬁre severity levels. We calibrated this adventitious-root-height method in unburned spruce stands and then tested it by comparing our biomass and soils estimates reconstructed in burned stands with actual preﬁre stand measurements. We applied this approach to 38 black spruce stands burned in 2004 in Alaska, where we measured organic soil and stand characteristics and estimated the amount of soil and canopy biomass, as well as C and N pools, consumed by ﬁre. These high-intensity quantitative estimates of severity were signiﬁcantly correlated to a semiquantitative visual rapid assessment tool, the composite burn index (CBI). This index has proved useful for assessing ﬁre severity in forests in the western United States but has not yet been widely tested in the boreal forest. From our study, we conclude that using postﬁre measurements of adventitious roots on black spruce trees in combination with soils and tree data can be used to reconstruct preﬁre organic soil depths and biomass pools, providing accurate estimates of ﬁre severity and emissions. Furthermore, using our quantitative reconstruction we show that CBI is a reasonably good predictor of biomass and soil C loss at these sites, and it shows promise for rapidly estimating ﬁre severity across a wide range of boreal black spruce forest types, especially where the use of high-intensity measurements may be limited by cost and time.","container-title":"Ecological Applications","DOI":"10.1890/08-2295.1","ISSN":"1051-0761","issue":"6","journalAbbreviation":"Ecological Applications","language":"en","page":"1633-1647","source":"DOI.org (Crossref)","title":"Quantifying fire severity, carbon, and nitrogen emissions in Alaska's boreal forest","volume":"20","author":[{"family":"Boby","given":"Leslie A."},{"family":"Schuur","given":"Edward A. G."},{"family":"Mack","given":"Michelle C."},{"family":"Verbyla","given":"David"},{"family":"Johnstone","given":"Jill F."}],"issued":{"date-parts":[["2010",9]]},"citation-key":"Boby_2010"}},{"id":36,"uris":["http://zotero.org/users/10601290/items/PENAWVXH"],"itemData":{"id":36,"type":"article-journal","container-title":"J. Ecol.","language":"en","license":"http://onlinelibrary.wiley.com/termsAndConditions#vor","note":"publisher: Wiley","title":"Interactions among wildfire, forest type and landscape position are key determinants of boreal forest carbon stocks","author":[{"family":"Cahoon","given":"Sean M P"},{"family":"Sullivan","given":"Patrick F"},{"family":"Gray","given":"Andrew N"}],"issued":{"date-parts":[["2022",7]]},"citation-key":"Cahoon_2022"}}],"schema":"https://github.com/citation-style-language/schema/raw/master/csl-citation.json"} </w:instrText>
      </w:r>
      <w:r w:rsidR="0073364C">
        <w:rPr>
          <w:rFonts w:cs="Times New Roman"/>
          <w:color w:val="000000" w:themeColor="text1"/>
        </w:rPr>
        <w:fldChar w:fldCharType="separate"/>
      </w:r>
      <w:r w:rsidR="0073364C">
        <w:rPr>
          <w:rFonts w:cs="Times New Roman"/>
          <w:noProof/>
          <w:color w:val="000000" w:themeColor="text1"/>
        </w:rPr>
        <w:t>(Boby et al., 2010; Cahoon et al., 2022)</w:t>
      </w:r>
      <w:r w:rsidR="0073364C">
        <w:rPr>
          <w:rFonts w:cs="Times New Roman"/>
          <w:color w:val="000000" w:themeColor="text1"/>
        </w:rPr>
        <w:fldChar w:fldCharType="end"/>
      </w:r>
      <w:r w:rsidR="0073364C">
        <w:rPr>
          <w:rFonts w:cs="Times New Roman"/>
          <w:color w:val="000000" w:themeColor="text1"/>
        </w:rPr>
        <w:t xml:space="preserve">. </w:t>
      </w:r>
      <w:r w:rsidRPr="00AA1AB6">
        <w:rPr>
          <w:rFonts w:cs="Times New Roman"/>
          <w:color w:val="000000" w:themeColor="text1"/>
        </w:rPr>
        <w:t xml:space="preserve">Further descriptions of the WFDS and FDS </w:t>
      </w:r>
      <w:r w:rsidR="00E71E4B" w:rsidRPr="00AA1AB6">
        <w:rPr>
          <w:rFonts w:cs="Times New Roman"/>
          <w:color w:val="000000" w:themeColor="text1"/>
        </w:rPr>
        <w:t xml:space="preserve">including verification and validation </w:t>
      </w:r>
      <w:r w:rsidRPr="00AA1AB6">
        <w:rPr>
          <w:rFonts w:cs="Times New Roman"/>
          <w:color w:val="000000" w:themeColor="text1"/>
        </w:rPr>
        <w:t xml:space="preserve">can be found in the following: </w:t>
      </w:r>
      <w:r w:rsidR="00E71E4B" w:rsidRPr="00AA1AB6">
        <w:rPr>
          <w:rFonts w:cs="Times New Roman"/>
          <w:color w:val="000000" w:themeColor="text1"/>
        </w:rPr>
        <w:fldChar w:fldCharType="begin"/>
      </w:r>
      <w:r w:rsidR="00AA1AB6" w:rsidRPr="00AA1AB6">
        <w:rPr>
          <w:rFonts w:cs="Times New Roman"/>
          <w:color w:val="000000" w:themeColor="text1"/>
        </w:rPr>
        <w:instrText xml:space="preserve"> ADDIN ZOTERO_ITEM CSL_CITATION {"citationID":"VaEbJKHf","properties":{"formattedCitation":"(Castle et al., 2013; McGrattan et al., 2012, n.d.; McGrattan and Hostikka, n.d.; Mell, 2007; Mell et al., 2009; Mueller et al., 2014; Overholt et al., 2014; Perez-Ramirez et al., 2017; Ritter et al., 2020; S\\uc0\\u225{}nchez-Monroy et al., 2019)","plainCitation":"(Castle et al., 2013; McGrattan et al., 2012, n.d.; McGrattan and Hostikka, n.d.; Mell, 2007; Mell et al., 2009; Mueller et al., 2014; Overholt et al., 2014; Perez-Ramirez et al., 2017; Ritter et al., 2020; Sánchez-Monroy et al., 2019)","noteIndex":0},"citationItems":[{"id":13,"uris":["http://zotero.org/users/10601290/items/IHN3IBFT"],"itemData":{"id":13,"type":"document","abstract":"Understanding the conditions leading to the transition of fire spread from a surface fuel to an elevated (crown) fuel is critical to effective fire risk assessment and management. Surface fires that successfully transition to crown fires can be very difficult to suppress, potentially leading to damages in the natural and built environments. This is relevant to chaparral shrub lands which are common throughout parts of the Southwest U.S. and represent a significant part of the wildland urban interface. The ability of the Wildland-Urban Interface Fire Dynamic Simulator (WFDS) to model surface-to-crown fire transition was evaluated through comparison to laboratory experiments. The WFDS model is being developed by the U.S. Forest Service (USFS) and the National Institute of Standards and Technology. The experiments were conducted at the USFS Forest Fire Laboratory in Riverside, California. The experiments measured the ignition of chamise (Adenostoma fasciculatum) crown fuel held above a surface fire spreading through excelsior fuel. Cases with different crown fuel bulk densities and imposed wind speeds were considered. Cold-flow simulations with WFDS yielded wind speed profiles that closely matched the experimental measurements. Next, fire simulations with only the surface fuel were conducted to verify the rate of spread while factors such as substrate properties and fuel moisture content were varied. Finally, simulations with both a surface fuel and a crown fuel were completed. Examination of specific surface fire characteristics (rate of spread, flame angle, etc.) and the corresponding experimental surface fire behavior provided a basis for comparison of the factors most responsible for transition from a surface fire to the raised fuel ignition. The rate of spread was determined by tracking the flame in the Smokeview animations using a tool developed for tracking an actual flame in a video. WFDS simulations produced results in both surface fire spread and raised fuel bed ignition which closely matched the trends reported in the laboratory experiments.","publisher":"sutherland.che.utah.edu","title":"Examination of the wildland-urban interface fire dynamics simulator in modeling of laboratory-scale surface-to-crown fire transition","URL":"https://sutherland.che.utah.edu/USCI2013/PAPERS/3H06-070FR-0300.pdf","author":[{"family":"Castle","given":"Drew"},{"family":"Mell","given":"William E"},{"family":"Miller","given":"Fletcher J"}],"issued":{"date-parts":[["2013"]]},"citation-key":"Castle_2013"}},{"id":3631,"uris":["http://zotero.org/users/10601290/items/E2FXW6V4"],"itemData":{"id":3631,"type":"article-journal","abstract":"An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id":3630,"uris":["http://zotero.org/users/10601290/items/BRC6KXBP"],"itemData":{"id":3630,"type":"article-journal","abstract":"Fire simulation tools are used frequently in the fire safety assessment of nuclear and other industrial installations. They are also used in the context of probabilistic fire risk assessment as deterministic models providing the relation between the random conditions and the consequence of an accidental fire. Fire Dynamics Simulator (FDS) is a computational fluid dynamics code developed specifically for the simulation of fire driven flows and heat transfer processes. FDS is currently the most commonly used fire model globally, and a subject of continuous validation studies by the code developers and users. The purpose of this paper is to provide an overview of methodology that is used for the estimation of model uncertainty, and to describe the implementation of the systematic and transparent quality assurance procedures for an opensource computer code.","language":"en","source":"Zotero","title":"Verification and Validation Process of a Fire Model","author":[{"family":"McGrattan","given":"Kevin"},{"family":"Hostikka","given":"Simo"}],"citation-key":"McGrattan_a"}},{"id":2356,"uris":["http://zotero.org/users/10601290/items/BCRB8Q67"],"itemData":{"id":2356,"type":"article-journal","source":"ResearchGate","title":"Modeling wildland and wildland-urban interface fires","author":[{"family":"Mell","given":"William"}],"issued":{"date-parts":[["2007",1,1]]},"citation-key":"Mell_2007"}},{"id":2100,"uris":["http://zotero.org/users/10601290/items/H2EU635S"],"itemData":{"id":2100,"type":"article-journal","abstract":"Fires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L."}],"issued":{"date-parts":[["2009",10,1]]},"citation-key":"Mell_2009"}},{"id":3636,"uris":["http://zotero.org/users/10601290/items/BAYJF3GG"],"itemData":{"id":3636,"type":"article-journal","abstract":"Large eddy simulation (LES) based computational fluid dynamics (CFD) simulators have obtained increasing attention in the wildland fire research community, as these tools allow the inclusion of important driving physics. However, due to the complexity of the models, individual aspects must be isolated and tested rigorously to ensure meaningful results. As wind is a driving force that can significantly dictate the behavior of a wildfire, the simulation of wind is studied in the context of a particular LES CFD model, the Wildland–urban interface Fire Dynamics Simulator (WFDS). As WFDS has yet to be tested extensively with regard to wind flow within and above forest canopies, a study of its ability to do so is carried out. First, three simulations are conducted using periodic boundary conditions. Two of these assume a spatially heterogeneous forest and one models wind downstream of a canopy edge. Second, two simulations are conducted with specified “inflow” conditions using two inflow profiles: one static and one dynamic (driven by a precursor simulation). Using periodic boundary conditions, the model is found to generate profiles of mean velocity and turbulent statistics that are representative of experimental measurements. The dynamic inflow scenario is found to perform better than the static case.","container-title":"Canadian Journal of Forest Research","DOI":"10.1139/cjfr-2014-0184","ISSN":"0045-5067, 1208-6037","issue":"12","journalAbbreviation":"Can. J. For. Res.","language":"en","page":"1534-1544","source":"DOI.org (Crossref)","title":"Large eddy simulation of forest canopy flow for wildland fire modeling","volume":"44","author":[{"family":"Mueller","given":"Eric"},{"family":"Mell","given":"William"},{"family":"Simeoni","given":"Albert"}],"issued":{"date-parts":[["2014",12]]},"citation-key":"Mueller_2014"}},{"id":3632,"uris":["http://zotero.org/users/10601290/items/W76VHFPE"],"itemData":{"id":3632,"type":"article-journal","abstract":"This paper discusses the physics and fire behavior of grassland fuel using experimental and modeling results. Experimental characterization included intermediate-scale tests to determine the mass loss rates, heat release rates (HRRs), and flame heat fluxes of burning little bluestem (Schizachyrium scoparium) grass plants at various fuel moisture contents and external flow conditions. The experiments included single-plant tests, multiple-plant tests with no forced flow/wind, and multiple-plant tests in which a forced flow was directed over the plants to simulate wind. The burning characteristics of single plants and fire spread between multiple plants under various conditions are discussed. The computational tool, Wildland–Urban Interface Fire Dynamics Simulator (WFDS), was then used to model the experiments using both a prescribed HRR and the particle-based fuel element model (predicted HRR). Comparisons are made between the experimentally measured quantities and the results predicted by WFDS. The results of the WFDS simulations with a prescribed HRR are in good agreement with the measured heat fluxes for the multiple-plant tests with no wind. The results of the particle-based WFDS fuel element model are in good agreement with the experimentally measured mass loss rates and HRRs of the single-plant tests. The WFDS fuel element model effectively captures the different stages of burning of the little bluestem plant. For the prediction of heat fluxes in the wind tests, there are limitations in the use of the prescribed HRR model.","container-title":"Fire Safety Journal","DOI":"10.1016/j.firesaf.2014.05.007","ISSN":"0379-7112","journalAbbreviation":"Fire Safety Journal","page":"70-81","source":"ScienceDirect","title":"Fire behavior and heat fluxes for lab-scale burning of little bluestem grass","volume":"67","author":[{"family":"Overholt","given":"K. J."},{"family":"Kurzawski","given":"A. J."},{"family":"Cabrera","given":"J."},{"family":"Koopersmith","given":"M."},{"family":"Ezekoye","given":"O. A."}],"issued":{"date-parts":[["2014",7,1]]},"citation-key":"Overholt_2014"},"label":"page"},{"id":3635,"uris":["http://zotero.org/users/10601290/items/79XFTP3Z"],"itemData":{"id":3635,"type":"article-journal","abstract":"Validation of physics-based models of ﬁre behavior requires comparing systematically and objectively simulated results and experimental observations in different scenarios, conditions and scales. Heat Release Rate (HRR) is a key parameter for understanding combustion processes in vegetation ﬁres and a main output data of physics-based models. This paper addresses the validation of the Wildland-urban interface Fire Dynamics Simulator (WFDS) through the comparison of predicted and measured values of HRR from spreading ﬁres in a furniture calorimeter. Experimental fuel beds were made up of Pinus pinaster needles and three diﬀerent fuel loadings (i.e. 0.6, 0.9 and 1.2 kg/m2) were tested under no-slope and up-slope conditions (20°). An Arrhenius type model for solid-phase degradation including char oxidation was implemented in WFDS. To ensure the same experimental and numerical conditions, sensitivity analyses were carried out in order to determine the grid resolution to capture the ﬂow dynamics within the hood of the experimental device and to assess the grid resolution’s inﬂuence on the outputs of the model. The comparison of experimental and predicted HRR values showed that WFDS calculates accurately the mean HRR values during the steady-state of ﬁre propagation. It also reproduces correctly the duration of the ﬂaming combustion phase, which is directly tied to the ﬁre rate of spread.","container-title":"Fire Technology","DOI":"10.1007/s10694-017-0657-z","ISSN":"0015-2684, 1572-8099","issue":"5","journalAbbreviation":"Fire Technol","language":"en","page":"1795-1832","source":"DOI.org (Crossref)","title":"Examination of WFDS in Modeling Spreading Fires in a Furniture Calorimeter","volume":"53","author":[{"family":"Perez-Ramirez","given":"Y."},{"family":"Mell","given":"W. E."},{"family":"Santoni","given":"P. A."},{"family":"Tramoni","given":"J. B."},{"family":"Bosseur","given":"F."}],"issued":{"date-parts":[["2017",9]]},"citation-key":"Perez-Ramirez_2017"}},{"id":730,"uris":["http://zotero.org/users/10601290/items/I8W2ZV3N"],"itemData":{"id":730,"type":"article-journal","abstract":"Abstract In frequent-fire forests, wildland fire acts as a self-regulating process creating forest structures that consist of a fine-grained mosaic of isolated trees, tree groups of various sizes, and non-treed openings. Though the self-regulation of forest structure through repeated fires is acknowledged, few studies have investigated the role that fine-scale pattern-process linkages play in determining fire behavior and effects. To better understand the physical mechanisms driving these pattern-process linkages, we used a three-dimensional, physics-based fire behavior model to investigate how the local arrangement of canopy fuels influences heat transfer from a surface fire to tree crowns and subsequent crown ignition and consumption. In particular, we were interested in the impacts of tree group size and crown separation distance on heat transfer. We found increased convective cooling for isolated individual trees and 3-tree groups as compared to larger 7- and 19-tree groups which resulted in a reduction of the net energy transferred from the surface fire to the tree crowns. Because isolated individuals and 3-tree groups are exposed to less thermal energy, they require a greater surface fireline intensity to initiate torching and have less crown consumption than trees within larger groups. Similarly, we found that increased crown separation distance also reduced heat transfer and crown ignition. However, differences in crown ignition and consumption among various sized groups and separation distances depended upon the surface fireline intensity, suggesting that any change in crown consumption or tree mortality due to pattern-process linkages may be best viewed as a conditional in nature. These findings identify the potential physical mechanisms responsible for supporting the complex forest structures typical of high-frequency fire regimes, and the results may be useful for managers designing fuel hazard reduction and ecological restoration treatments.","container-title":"Ecosphere","issue":"7","note":"publisher: John Wiley &amp; Sons, Ltd","page":"e03177","title":"Fine-scale fire patterns mediate forest structure in frequent-fire ecosystems","volume":"11","author":[{"family":"Ritter","given":"Scott M"},{"family":"Hoffman","given":"Chad M"},{"family":"Battaglia","given":"Mike A"},{"family":"Stevens-Rumann","given":"Camille S"},{"family":"Mell","given":"William E"}],"issued":{"date-parts":[["2020",7]]},"citation-key":"Ritter_2020a"}},{"id":3639,"uris":["http://zotero.org/users/10601290/items/2J8X23HC"],"itemData":{"id":3639,"type":"article-journal","abstract":"Numerical simulations of laboratory-scale experiments, with no wind imposed, were performed for fuel bed slopes ranging from 0° to 45°. The implementation of a vertical symmetry plane (SP) placed, span-wise, along the middle of the computational domain, was assessed as an approach to reduce computational cost. The simulations were performed with Wildland-urban interface Fire Dynamics Simulator (WFDS). The experimental trends of the compared quantities were reproduced well by the simulations. Radiative heat transfer is the dominant mechanism of heating for slope angles between 0° and 22°, and convection heat transfer mechanism starts to be relevant and becomes more important than radiation for slopes of 31° and 45°. Similar to other studies, it was found a “critical” angle of 22o. For slopes angles greater than the critical value, there are significant changes in the wind conditions at the base of the flame which result in a more rapid increase in the rate of spread with increasing slope.","container-title":"Fire Safety Journal","DOI":"10.1016/j.firesaf.2019.102844","ISSN":"03797112","journalAbbreviation":"Fire Safety Journal","language":"en","page":"102844","source":"DOI.org (Crossref)","title":"Fire spread upslope: Numerical simulation of laboratory experiments","title-short":"Fire spread upslope","volume":"108","author":[{"family":"Sánchez-Monroy","given":"X."},{"family":"Mell","given":"W."},{"family":"Torres-Arenas","given":"J."},{"family":"Butler","given":"B.W."}],"issued":{"date-parts":[["2019",9]]},"citation-key":"Sanchez-Monroy_2019"}}],"schema":"https://github.com/citation-style-language/schema/raw/master/csl-citation.json"} </w:instrText>
      </w:r>
      <w:r w:rsidR="00E71E4B" w:rsidRPr="00AA1AB6">
        <w:rPr>
          <w:rFonts w:cs="Times New Roman"/>
          <w:color w:val="000000" w:themeColor="text1"/>
        </w:rPr>
        <w:fldChar w:fldCharType="separate"/>
      </w:r>
      <w:r w:rsidR="00AA1AB6" w:rsidRPr="00AA1AB6">
        <w:rPr>
          <w:rFonts w:cs="Times New Roman"/>
          <w:color w:val="000000" w:themeColor="text1"/>
        </w:rPr>
        <w:t xml:space="preserve">(Castle et al., 2013; McGrattan et al., 2012, n.d.; McGrattan and </w:t>
      </w:r>
      <w:proofErr w:type="spellStart"/>
      <w:r w:rsidR="00AA1AB6" w:rsidRPr="00AA1AB6">
        <w:rPr>
          <w:rFonts w:cs="Times New Roman"/>
          <w:color w:val="000000" w:themeColor="text1"/>
        </w:rPr>
        <w:t>Hostikka</w:t>
      </w:r>
      <w:proofErr w:type="spellEnd"/>
      <w:r w:rsidR="00AA1AB6" w:rsidRPr="00AA1AB6">
        <w:rPr>
          <w:rFonts w:cs="Times New Roman"/>
          <w:color w:val="000000" w:themeColor="text1"/>
        </w:rPr>
        <w:t>, n.d.; Mell, 2007; Mell et al., 2009; Mueller et al., 2014; Overholt et al., 2014; Perez-Ramirez et al., 2017; Ritter et al., 2020; Sánchez-Monroy et al., 2019)</w:t>
      </w:r>
      <w:r w:rsidR="00E71E4B" w:rsidRPr="00AA1AB6">
        <w:rPr>
          <w:rFonts w:cs="Times New Roman"/>
          <w:color w:val="000000" w:themeColor="text1"/>
        </w:rPr>
        <w:fldChar w:fldCharType="end"/>
      </w:r>
      <w:r w:rsidR="00AA1AB6" w:rsidRPr="00AA1AB6">
        <w:rPr>
          <w:rFonts w:cs="Times New Roman"/>
          <w:color w:val="000000" w:themeColor="text1"/>
          <w:lang w:val="fr-FR"/>
        </w:rPr>
        <w:t>.</w:t>
      </w:r>
    </w:p>
    <w:p w14:paraId="11635830" w14:textId="72C29883" w:rsidR="00D51CB7" w:rsidRPr="001F473C" w:rsidRDefault="001E2453" w:rsidP="001E2453">
      <w:pPr>
        <w:suppressLineNumbers/>
        <w:spacing w:line="240" w:lineRule="auto"/>
        <w:rPr>
          <w:rFonts w:cs="Times New Roman"/>
        </w:rPr>
      </w:pPr>
      <w:r w:rsidRPr="001F473C">
        <w:rPr>
          <w:rFonts w:cs="Times New Roman"/>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02922B74" w:rsidR="009424C9" w:rsidRPr="001F473C" w:rsidRDefault="00D51CB7" w:rsidP="00483C9A">
      <w:pPr>
        <w:suppressLineNumbers/>
        <w:spacing w:line="240" w:lineRule="auto"/>
        <w:rPr>
          <w:rFonts w:cs="Times New Roman"/>
          <w:color w:val="FF0000"/>
        </w:rPr>
      </w:pPr>
      <w:r w:rsidRPr="001F473C">
        <w:rPr>
          <w:rFonts w:cs="Times New Roman"/>
          <w:b/>
          <w:bCs/>
        </w:rPr>
        <w:t>Figure 1</w:t>
      </w:r>
      <w:r w:rsidRPr="001F473C">
        <w:rPr>
          <w:rFonts w:cs="Times New Roman"/>
        </w:rPr>
        <w:t xml:space="preserve">. Modeling Scenarios. </w:t>
      </w:r>
      <w:r w:rsidR="009424C9" w:rsidRPr="001F473C">
        <w:rPr>
          <w:rFonts w:cs="Times New Roman"/>
        </w:rPr>
        <w:t>Simulated landscapes were built using observed forest composition and structure characteristics from once-burned and thrice-burned plots, using mean values and 90</w:t>
      </w:r>
      <w:r w:rsidR="009424C9" w:rsidRPr="001F473C">
        <w:rPr>
          <w:rFonts w:cs="Times New Roman"/>
          <w:vertAlign w:val="superscript"/>
        </w:rPr>
        <w:t>th</w:t>
      </w:r>
      <w:r w:rsidR="009424C9" w:rsidRPr="001F473C">
        <w:rPr>
          <w:rFonts w:cs="Times New Roman"/>
        </w:rPr>
        <w:t xml:space="preserve"> quartile values to represent an average fuel load and an extreme fuel load. </w:t>
      </w:r>
    </w:p>
    <w:p w14:paraId="3C99B823" w14:textId="77777777" w:rsidR="004C6443" w:rsidRPr="001F473C" w:rsidRDefault="004C6443" w:rsidP="00483C9A">
      <w:pPr>
        <w:suppressLineNumbers/>
        <w:spacing w:line="240" w:lineRule="auto"/>
        <w:rPr>
          <w:rFonts w:cs="Times New Roman"/>
        </w:rPr>
      </w:pPr>
    </w:p>
    <w:p w14:paraId="3B283325" w14:textId="788BBFBD" w:rsidR="009424C9" w:rsidRPr="001F473C" w:rsidRDefault="004C6443" w:rsidP="004C6443">
      <w:pPr>
        <w:ind w:firstLine="360"/>
        <w:rPr>
          <w:rFonts w:cs="Times New Roman"/>
        </w:rPr>
      </w:pPr>
      <w:r w:rsidRPr="001F473C">
        <w:rPr>
          <w:rFonts w:cs="Times New Roman"/>
        </w:rPr>
        <w:t xml:space="preserve">Our simulation-based experimental design was fully factorial. </w:t>
      </w:r>
      <w:r w:rsidR="00E749C9" w:rsidRPr="001F473C">
        <w:rPr>
          <w:rFonts w:cs="Times New Roman"/>
        </w:rPr>
        <w:t>This included (1) fuel setups with once- and thrice-burned fuels in the latter half of the fire simulation domain (with unburned fuels in the front half).</w:t>
      </w:r>
      <w:r w:rsidRPr="001F473C">
        <w:rPr>
          <w:rFonts w:cs="Times New Roman"/>
        </w:rPr>
        <w:t xml:space="preserve"> (2) Moderate or extreme fire weather. </w:t>
      </w:r>
      <w:r w:rsidR="00E749C9" w:rsidRPr="001F473C">
        <w:rPr>
          <w:rFonts w:cs="Times New Roman"/>
        </w:rPr>
        <w:t xml:space="preserve">Moderate fire weather was simulated with a surface fuel moisture of 10%, open (10-m </w:t>
      </w:r>
      <w:r w:rsidR="00352DDA" w:rsidRPr="001F473C">
        <w:rPr>
          <w:rFonts w:cs="Times New Roman"/>
        </w:rPr>
        <w:t xml:space="preserve">above ground level or </w:t>
      </w:r>
      <w:r w:rsidR="00E749C9" w:rsidRPr="001F473C">
        <w:rPr>
          <w:rFonts w:cs="Times New Roman"/>
        </w:rPr>
        <w:t xml:space="preserve">AGL) wind </w:t>
      </w:r>
      <w:r w:rsidR="00E749C9" w:rsidRPr="001F473C">
        <w:rPr>
          <w:rFonts w:cs="Times New Roman"/>
        </w:rPr>
        <w:lastRenderedPageBreak/>
        <w:t>speed of 4 m/s, and conifer/hardwood foliar moisture content of 97% and 109%, respectively.</w:t>
      </w:r>
      <w:r w:rsidRPr="001F473C">
        <w:rPr>
          <w:rFonts w:cs="Times New Roman"/>
        </w:rPr>
        <w:t xml:space="preserve"> Extreme fire weather</w:t>
      </w:r>
      <w:r w:rsidR="006D2ABC" w:rsidRPr="001F473C">
        <w:rPr>
          <w:rFonts w:cs="Times New Roman"/>
        </w:rPr>
        <w:t xml:space="preserve"> simulations </w:t>
      </w:r>
      <w:r w:rsidRPr="001F473C">
        <w:rPr>
          <w:rFonts w:cs="Times New Roman"/>
        </w:rPr>
        <w:t>had surface fuel moistures of 10%, open (10-m AGL) wind speeds of 8 m/s, and conifer/hardwood foliar moisture contents of 77%</w:t>
      </w:r>
      <w:r w:rsidR="006D2ABC" w:rsidRPr="001F473C">
        <w:rPr>
          <w:rFonts w:cs="Times New Roman"/>
        </w:rPr>
        <w:t xml:space="preserve"> and </w:t>
      </w:r>
      <w:r w:rsidRPr="001F473C">
        <w:rPr>
          <w:rFonts w:cs="Times New Roman"/>
        </w:rPr>
        <w:t xml:space="preserve">89%. </w:t>
      </w:r>
      <w:r w:rsidR="00E749C9" w:rsidRPr="001F473C">
        <w:rPr>
          <w:rFonts w:cs="Times New Roman"/>
        </w:rPr>
        <w:t>We used fuel moisture metrics from the National Fuel Moisture Database (</w:t>
      </w:r>
      <w:r w:rsidR="0061294B">
        <w:rPr>
          <w:rFonts w:cs="Times New Roman"/>
        </w:rPr>
        <w:t>United States Forest Service 2010</w:t>
      </w:r>
      <w:r w:rsidR="00E749C9" w:rsidRPr="001F473C">
        <w:rPr>
          <w:rFonts w:cs="Times New Roman"/>
        </w:rPr>
        <w:t>), using the average (across 2011–2020) monthly minimum foliar moisture content.</w:t>
      </w:r>
    </w:p>
    <w:p w14:paraId="235BD337" w14:textId="603A124E" w:rsidR="004C6443" w:rsidRPr="001F473C" w:rsidRDefault="00EC21FF" w:rsidP="004C6443">
      <w:pPr>
        <w:pBdr>
          <w:top w:val="nil"/>
          <w:left w:val="nil"/>
          <w:bottom w:val="nil"/>
          <w:right w:val="nil"/>
          <w:between w:val="nil"/>
        </w:pBdr>
        <w:ind w:firstLine="360"/>
        <w:rPr>
          <w:rFonts w:cs="Times New Roman"/>
          <w:color w:val="000000"/>
        </w:rPr>
      </w:pPr>
      <w:r w:rsidRPr="001F473C">
        <w:rPr>
          <w:rFonts w:cs="Times New Roman"/>
        </w:rPr>
        <w:t>We generated random landscapes based on the observed densities, surface fuels, and spatial dispersion of trees for once- and thrice-burned stands.</w:t>
      </w:r>
      <w:r w:rsidR="002525A6" w:rsidRPr="001F473C">
        <w:rPr>
          <w:rFonts w:cs="Times New Roman"/>
        </w:rPr>
        <w:t xml:space="preserve"> </w:t>
      </w:r>
      <w:r w:rsidRPr="001F473C">
        <w:rPr>
          <w:rFonts w:cs="Times New Roman"/>
        </w:rPr>
        <w:t>To produce a representation of the average fuel characteristics, we distributed the mean density of trees across each simulated landscape and pulled from our distributions of composition, height, and DBH to assign each tree species, live/dead status, height, and volume.</w:t>
      </w:r>
      <w:r w:rsidR="00F427DF" w:rsidRPr="001F473C">
        <w:rPr>
          <w:rFonts w:cs="Times New Roman"/>
        </w:rPr>
        <w:t xml:space="preserve"> </w:t>
      </w:r>
      <w:r w:rsidRPr="001F473C">
        <w:rPr>
          <w:rFonts w:cs="Times New Roman"/>
        </w:rPr>
        <w:t>To produce an extreme representation of fuel, we distributed the 90</w:t>
      </w:r>
      <w:r w:rsidRPr="001F473C">
        <w:rPr>
          <w:rFonts w:cs="Times New Roman"/>
          <w:vertAlign w:val="superscript"/>
        </w:rPr>
        <w:t>th</w:t>
      </w:r>
      <w:r w:rsidRPr="001F473C">
        <w:rPr>
          <w:rFonts w:cs="Times New Roman"/>
        </w:rPr>
        <w:t xml:space="preserve"> quartile density of trees across the same 800 m × 300 m landscape pulled from the same distributions of composition, height, and DBH to assign tree characteristics (code available online).</w:t>
      </w:r>
      <w:r w:rsidR="0092718D" w:rsidRPr="001F473C">
        <w:rPr>
          <w:rFonts w:cs="Times New Roman"/>
        </w:rPr>
        <w:t xml:space="preserve"> </w:t>
      </w:r>
      <w:r w:rsidRPr="001F473C">
        <w:rPr>
          <w:rFonts w:cs="Times New Roman"/>
        </w:rPr>
        <w:t>In all scenarios, conifers were represented as cones, and deciduous species were represented as cylinders.</w:t>
      </w:r>
      <w:r w:rsidR="0092718D" w:rsidRPr="001F473C">
        <w:rPr>
          <w:rFonts w:cs="Times New Roman"/>
        </w:rPr>
        <w:t xml:space="preserve"> </w:t>
      </w:r>
      <w:r w:rsidRPr="001F473C">
        <w:rPr>
          <w:rFonts w:cs="Times New Roman"/>
        </w:rPr>
        <w:t>To capture the transition of fire from unburned to reburned stands, w</w:t>
      </w:r>
      <w:r w:rsidRPr="001F473C">
        <w:rPr>
          <w:rFonts w:cs="Times New Roman"/>
          <w:color w:val="000000"/>
        </w:rPr>
        <w:t>e started each modeled fire ignition in a simulated black spruce stand based on measurements of the forest structure and composition in our unburned reference plots (Fig.</w:t>
      </w:r>
      <w:r w:rsidR="0092718D" w:rsidRPr="001F473C">
        <w:rPr>
          <w:rFonts w:cs="Times New Roman"/>
          <w:color w:val="000000"/>
        </w:rPr>
        <w:t xml:space="preserve"> 2).</w:t>
      </w:r>
      <w:r w:rsidR="004C6443" w:rsidRPr="001F473C">
        <w:rPr>
          <w:rFonts w:cs="Times New Roman"/>
          <w:color w:val="000000"/>
        </w:rPr>
        <w:t xml:space="preserve"> </w:t>
      </w:r>
    </w:p>
    <w:p w14:paraId="00000029" w14:textId="7396D797" w:rsidR="00FD1B39" w:rsidRPr="001F473C" w:rsidRDefault="00EC21FF" w:rsidP="004C6443">
      <w:pPr>
        <w:pBdr>
          <w:top w:val="nil"/>
          <w:left w:val="nil"/>
          <w:bottom w:val="nil"/>
          <w:right w:val="nil"/>
          <w:between w:val="nil"/>
        </w:pBdr>
        <w:ind w:firstLine="360"/>
        <w:rPr>
          <w:rFonts w:cs="Times New Roman"/>
          <w:color w:val="000000"/>
        </w:rPr>
      </w:pPr>
      <w:r w:rsidRPr="001F473C">
        <w:rPr>
          <w:rFonts w:cs="Times New Roman"/>
          <w:color w:val="000000"/>
        </w:rPr>
        <w:t>The simulation domains spanned 560 m in the streamwise direction, 70 m in the spanwise direction, and 95 m tall.</w:t>
      </w:r>
      <w:r w:rsidR="004C6443" w:rsidRPr="001F473C">
        <w:rPr>
          <w:rFonts w:cs="Times New Roman"/>
          <w:color w:val="000000"/>
        </w:rPr>
        <w:t xml:space="preserve"> </w:t>
      </w:r>
      <w:r w:rsidRPr="001F473C">
        <w:rPr>
          <w:rFonts w:cs="Times New Roman"/>
          <w:color w:val="000000"/>
        </w:rPr>
        <w:t>The actual tracked trees differed between scenarios because of the computational restraints produced by the high number of trees in the high-fuel scenario.</w:t>
      </w:r>
      <w:r w:rsidR="00CA3881" w:rsidRPr="001F473C">
        <w:rPr>
          <w:rFonts w:cs="Times New Roman"/>
          <w:color w:val="000000"/>
        </w:rPr>
        <w:t xml:space="preserve"> </w:t>
      </w:r>
      <w:r w:rsidRPr="001F473C">
        <w:rPr>
          <w:rFonts w:cs="Times New Roman"/>
          <w:color w:val="000000"/>
        </w:rPr>
        <w:t>The once-or three burned fuels began 360 m from the inlet of the domain at a location labelled x = 0 and extended to the outlet of the domain 200 m downwind of the transition at x = 200 m.</w:t>
      </w:r>
      <w:r w:rsidR="004C6443" w:rsidRPr="001F473C">
        <w:rPr>
          <w:rFonts w:cs="Times New Roman"/>
          <w:color w:val="000000"/>
        </w:rPr>
        <w:t xml:space="preserve"> </w:t>
      </w:r>
      <w:r w:rsidRPr="001F473C">
        <w:rPr>
          <w:rFonts w:cs="Times New Roman"/>
          <w:color w:val="000000"/>
        </w:rPr>
        <w:t>Upwind unburned forest fuels spanned from x = -360 to x = 0 m.</w:t>
      </w:r>
      <w:r w:rsidR="004C6443" w:rsidRPr="001F473C">
        <w:rPr>
          <w:rFonts w:cs="Times New Roman"/>
          <w:color w:val="000000"/>
        </w:rPr>
        <w:t xml:space="preserve"> Inlets (x = -360 m) had wind entering, following a typical wind profile power law function (u(z) = u(r) x (z/z(r))^(1/7) ) where </w:t>
      </w:r>
      <w:r w:rsidR="004C6443" w:rsidRPr="001F473C">
        <w:rPr>
          <w:rFonts w:cs="Times New Roman"/>
          <w:color w:val="000000"/>
        </w:rPr>
        <w:lastRenderedPageBreak/>
        <w:t>u(r) was either 4 m/s or 8 m/s depending on our specific simulation case and z(r) was 10 m. Wind exited at x = 200 m.</w:t>
      </w:r>
    </w:p>
    <w:p w14:paraId="3AE91486" w14:textId="2F3F92C2" w:rsidR="0092718D" w:rsidRPr="001F473C" w:rsidRDefault="001C0B11" w:rsidP="001C0B11">
      <w:pPr>
        <w:suppressLineNumbers/>
        <w:spacing w:line="240" w:lineRule="auto"/>
        <w:rPr>
          <w:rFonts w:cs="Times New Roman"/>
        </w:rPr>
      </w:pPr>
      <w:r w:rsidRPr="001F473C">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54241363" w:rsidR="001C0B11" w:rsidRPr="001F473C" w:rsidRDefault="0092718D" w:rsidP="00483C9A">
      <w:pPr>
        <w:suppressLineNumbers/>
        <w:spacing w:line="240" w:lineRule="auto"/>
        <w:rPr>
          <w:rFonts w:cs="Times New Roman"/>
        </w:rPr>
      </w:pPr>
      <w:r w:rsidRPr="001F473C">
        <w:rPr>
          <w:rFonts w:cs="Times New Roman"/>
          <w:b/>
          <w:bCs/>
        </w:rPr>
        <w:t xml:space="preserve">Figure 2. </w:t>
      </w:r>
      <w:r w:rsidR="00EC21FF" w:rsidRPr="001F473C">
        <w:rPr>
          <w:rFonts w:cs="Times New Roman"/>
        </w:rPr>
        <w:t>Example of simulated WFDS landscape.</w:t>
      </w:r>
      <w:r w:rsidR="001C0B11" w:rsidRPr="001F473C">
        <w:rPr>
          <w:rFonts w:cs="Times New Roman"/>
        </w:rPr>
        <w:t xml:space="preserve"> X = 0 represents the transition zone between unburned and burned landscapes. </w:t>
      </w:r>
      <w:r w:rsidR="00EC21FF" w:rsidRPr="001F473C">
        <w:rPr>
          <w:rFonts w:cs="Times New Roman"/>
        </w:rPr>
        <w:t>The Z-axis represents the height of the modeling domain, determined by the 90</w:t>
      </w:r>
      <w:r w:rsidR="00EC21FF" w:rsidRPr="001F473C">
        <w:rPr>
          <w:rFonts w:cs="Times New Roman"/>
          <w:vertAlign w:val="superscript"/>
        </w:rPr>
        <w:t>th</w:t>
      </w:r>
      <w:r w:rsidR="00EC21FF" w:rsidRPr="001F473C">
        <w:rPr>
          <w:rFonts w:cs="Times New Roman"/>
        </w:rPr>
        <w:t xml:space="preserve"> quartile of the heights observed in the field.</w:t>
      </w:r>
      <w:r w:rsidR="005930D8" w:rsidRPr="001F473C">
        <w:rPr>
          <w:rFonts w:cs="Times New Roman"/>
        </w:rPr>
        <w:t xml:space="preserve"> </w:t>
      </w:r>
      <w:r w:rsidR="00EC21FF" w:rsidRPr="001F473C">
        <w:rPr>
          <w:rFonts w:cs="Times New Roman"/>
        </w:rPr>
        <w:t>The Y-axis represents the width of the area tracked within the modeling domain and differs according to the model scenario: high-fuel scenarios produce too many trees to be tracked across the same space.</w:t>
      </w:r>
      <w:r w:rsidR="005930D8" w:rsidRPr="001F473C">
        <w:rPr>
          <w:rFonts w:cs="Times New Roman"/>
        </w:rPr>
        <w:t xml:space="preserve"> </w:t>
      </w:r>
      <w:r w:rsidR="00EC21FF" w:rsidRPr="001F473C">
        <w:rPr>
          <w:rFonts w:cs="Times New Roman"/>
        </w:rPr>
        <w:t>Cones represent deciduous species, cylinders represent conifers.</w:t>
      </w:r>
    </w:p>
    <w:p w14:paraId="67A750ED" w14:textId="77777777" w:rsidR="007E5615" w:rsidRPr="001F473C" w:rsidRDefault="007E5615" w:rsidP="00483C9A">
      <w:pPr>
        <w:suppressLineNumbers/>
        <w:spacing w:line="240" w:lineRule="auto"/>
        <w:rPr>
          <w:rFonts w:cs="Times New Roman"/>
        </w:rPr>
      </w:pPr>
    </w:p>
    <w:p w14:paraId="4C002127" w14:textId="2E33C74E" w:rsidR="009424C9" w:rsidRPr="001F473C" w:rsidRDefault="009424C9" w:rsidP="00F427DF">
      <w:pPr>
        <w:ind w:firstLine="360"/>
        <w:rPr>
          <w:rFonts w:cs="Times New Roman"/>
        </w:rPr>
      </w:pPr>
      <w:r w:rsidRPr="001F473C">
        <w:rPr>
          <w:rFonts w:cs="Times New Roman"/>
        </w:rPr>
        <w:t xml:space="preserve">We represented understory fuel loads using the combined mean values of understory vegetation weight and seedling weight per square meter. </w:t>
      </w:r>
      <w:r w:rsidR="005930D8" w:rsidRPr="001F473C">
        <w:rPr>
          <w:rFonts w:cs="Times New Roman"/>
        </w:rPr>
        <w:t xml:space="preserve">Based on observations of percent cover, we distributed </w:t>
      </w:r>
      <w:r w:rsidR="004C6443" w:rsidRPr="001F473C">
        <w:rPr>
          <w:rFonts w:cs="Times New Roman"/>
        </w:rPr>
        <w:t>two</w:t>
      </w:r>
      <w:r w:rsidR="00560310" w:rsidRPr="001F473C">
        <w:rPr>
          <w:rFonts w:cs="Times New Roman"/>
        </w:rPr>
        <w:t xml:space="preserve"> forms of surface fuels across each landscape: 1) a representative litter layer that included litter, lichen, fine fuels, and other organic materials, and 2) a litter, herb and shrub layer that included woody surface fuels. </w:t>
      </w:r>
    </w:p>
    <w:p w14:paraId="78BC67A2" w14:textId="38A1FDF0" w:rsidR="000E2E4A" w:rsidRPr="001F473C" w:rsidRDefault="00EC21FF" w:rsidP="00B22222">
      <w:pPr>
        <w:ind w:firstLine="720"/>
        <w:rPr>
          <w:rFonts w:cs="Times New Roman"/>
        </w:rPr>
      </w:pPr>
      <w:bookmarkStart w:id="4" w:name="_heading=h.1ky2guarpywx" w:colFirst="0" w:colLast="0"/>
      <w:bookmarkStart w:id="5" w:name="_heading=h.6alijpchz6fi" w:colFirst="0" w:colLast="0"/>
      <w:bookmarkEnd w:id="4"/>
      <w:bookmarkEnd w:id="5"/>
      <w:r w:rsidRPr="001F473C">
        <w:rPr>
          <w:rFonts w:cs="Times New Roman"/>
        </w:rPr>
        <w:t>To explore how the characteristics of potential fire behavior differed across fuel/weather/burn scenarios, we tracked the 2m AGL wind velocity (m/s)</w:t>
      </w:r>
      <w:r w:rsidR="00352DDA" w:rsidRPr="001F473C">
        <w:rPr>
          <w:rFonts w:cs="Times New Roman"/>
        </w:rPr>
        <w:t xml:space="preserve"> (prior to fire ignition)</w:t>
      </w:r>
      <w:r w:rsidRPr="001F473C">
        <w:rPr>
          <w:rFonts w:cs="Times New Roman"/>
        </w:rPr>
        <w:t>, time of arrival (s), rate of spread (m/s), and surface and canopy fuel consumption in each simulation.</w:t>
      </w:r>
      <w:r w:rsidR="000E2E4A" w:rsidRPr="001F473C">
        <w:rPr>
          <w:rFonts w:cs="Times New Roman"/>
        </w:rPr>
        <w:t xml:space="preserve"> </w:t>
      </w:r>
      <w:r w:rsidRPr="001F473C">
        <w:rPr>
          <w:rFonts w:cs="Times New Roman"/>
          <w:color w:val="000000"/>
        </w:rPr>
        <w:t>Rate of spread was calculated in m/s using loess smoothing of the time of arrival for each pixel from X = 0.</w:t>
      </w:r>
      <w:r w:rsidR="000E2E4A" w:rsidRPr="001F473C">
        <w:rPr>
          <w:rFonts w:cs="Times New Roman"/>
          <w:color w:val="000000"/>
        </w:rPr>
        <w:t xml:space="preserve"> Time of arrival represents the first time in seconds a loss of biomass is observed in each given pixel. </w:t>
      </w:r>
      <w:r w:rsidRPr="001F473C">
        <w:rPr>
          <w:rFonts w:cs="Times New Roman"/>
        </w:rPr>
        <w:t>These metrics are directly linked to fire behavior properties that direct the subsequent total area burned, fire severity, and fire management conditions.</w:t>
      </w:r>
      <w:r w:rsidR="000E2E4A" w:rsidRPr="001F473C">
        <w:rPr>
          <w:rFonts w:cs="Times New Roman"/>
        </w:rPr>
        <w:t xml:space="preserve"> </w:t>
      </w:r>
      <w:r w:rsidRPr="001F473C">
        <w:rPr>
          <w:rFonts w:cs="Times New Roman"/>
        </w:rPr>
        <w:t xml:space="preserve">We estimated canopy and canopy consumption in each scenario, measured as the percentage of dry </w:t>
      </w:r>
      <w:r w:rsidRPr="001F473C">
        <w:rPr>
          <w:rFonts w:cs="Times New Roman"/>
        </w:rPr>
        <w:lastRenderedPageBreak/>
        <w:t>mass consumed between the start and end of the simulation.</w:t>
      </w:r>
      <w:r w:rsidR="000E2E4A" w:rsidRPr="001F473C">
        <w:rPr>
          <w:rFonts w:cs="Times New Roman"/>
        </w:rPr>
        <w:t xml:space="preserve"> </w:t>
      </w:r>
      <w:r w:rsidR="00B95F3E" w:rsidRPr="001F473C">
        <w:rPr>
          <w:rFonts w:cs="Times New Roman"/>
        </w:rPr>
        <w:t>Canopy fuel consumption was estimated as the average consumption of tracked trees (the number of which was determined by computational restraints) in the area of interest for each scenario.</w:t>
      </w:r>
      <w:r w:rsidR="000E2E4A" w:rsidRPr="001F473C">
        <w:rPr>
          <w:rFonts w:cs="Times New Roman"/>
        </w:rPr>
        <w:t xml:space="preserve"> Because of the relatively low number of replications (due to processing time), we chose to analyze the results in a primarily qualitative fashion.</w:t>
      </w:r>
    </w:p>
    <w:p w14:paraId="0000002F" w14:textId="5588BE1B" w:rsidR="00FD1B39" w:rsidRPr="001F473C" w:rsidRDefault="0072401A" w:rsidP="0072401A">
      <w:pPr>
        <w:pStyle w:val="Heading2"/>
      </w:pPr>
      <w:r w:rsidRPr="001F473C">
        <w:t xml:space="preserve">3. </w:t>
      </w:r>
      <w:r w:rsidR="002525A6" w:rsidRPr="001F473C">
        <w:t xml:space="preserve">Results </w:t>
      </w:r>
    </w:p>
    <w:p w14:paraId="7BBA7F2F" w14:textId="6969EC56" w:rsidR="00CE6662" w:rsidRPr="001F473C" w:rsidRDefault="0072401A" w:rsidP="00483C9A">
      <w:pPr>
        <w:pStyle w:val="Heading3"/>
        <w:spacing w:line="480" w:lineRule="auto"/>
      </w:pPr>
      <w:bookmarkStart w:id="6" w:name="_heading=h.kauadt4jv3dr" w:colFirst="0" w:colLast="0"/>
      <w:bookmarkEnd w:id="6"/>
      <w:r w:rsidRPr="001F473C">
        <w:t xml:space="preserve">3.1 </w:t>
      </w:r>
      <w:r w:rsidR="00B55B97" w:rsidRPr="001F473C">
        <w:t>Fuel Abundance</w:t>
      </w:r>
    </w:p>
    <w:p w14:paraId="00000033" w14:textId="62B07C2B" w:rsidR="00FD1B39" w:rsidRPr="001F473C" w:rsidRDefault="00B95F3E" w:rsidP="00FC1099">
      <w:pPr>
        <w:ind w:firstLine="720"/>
        <w:rPr>
          <w:rFonts w:cs="Times New Roman"/>
          <w:color w:val="000000" w:themeColor="text1"/>
        </w:rPr>
      </w:pPr>
      <w:r w:rsidRPr="001F473C">
        <w:rPr>
          <w:rFonts w:cs="Times New Roman"/>
        </w:rPr>
        <w:t>The abundance of owned woody fuel in all size classes increased with reburning, but differed across specific reburn history and size classes.</w:t>
      </w:r>
      <w:r w:rsidR="00D51CB7" w:rsidRPr="001F473C">
        <w:rPr>
          <w:rFonts w:cs="Times New Roman"/>
        </w:rPr>
        <w:t xml:space="preserve"> </w:t>
      </w:r>
      <w:r w:rsidRPr="001F473C">
        <w:rPr>
          <w:rFonts w:cs="Times New Roman"/>
        </w:rPr>
        <w:t>Fine fuels (1- and 10-hour fuel</w:t>
      </w:r>
      <w:r w:rsidRPr="001F473C">
        <w:rPr>
          <w:rFonts w:cs="Times New Roman"/>
          <w:color w:val="000000" w:themeColor="text1"/>
        </w:rPr>
        <w:t>s) were most abundant in the once- and twice-burned plots, increasing by an average factor of three after one fire, decreasing by a factor of 1.6 after two fires, and increasing by a factor of two after three fires.</w:t>
      </w:r>
      <w:r w:rsidR="00B83864" w:rsidRPr="001F473C">
        <w:rPr>
          <w:rFonts w:cs="Times New Roman"/>
          <w:color w:val="000000" w:themeColor="text1"/>
        </w:rPr>
        <w:t xml:space="preserve"> Large fuels (1,000-hour fuels) followed a similar trend, increasing by a factor of 8 after one fire, declining after the second, and reaching a maximum average of 4.29 tons per ha after three fires. </w:t>
      </w:r>
      <w:r w:rsidRPr="001F473C">
        <w:rPr>
          <w:rFonts w:cs="Times New Roman"/>
          <w:color w:val="000000" w:themeColor="text1"/>
        </w:rPr>
        <w:t>Medium fuel size classes (100-hours) increased after one fire but did not change meaningfully between reburning (Fig.</w:t>
      </w:r>
      <w:r w:rsidR="00D51CB7" w:rsidRPr="001F473C">
        <w:rPr>
          <w:rFonts w:cs="Times New Roman"/>
          <w:color w:val="000000" w:themeColor="text1"/>
        </w:rPr>
        <w:t xml:space="preserve"> </w:t>
      </w:r>
      <w:r w:rsidR="00007890" w:rsidRPr="001F473C">
        <w:rPr>
          <w:rFonts w:cs="Times New Roman"/>
          <w:color w:val="000000" w:themeColor="text1"/>
        </w:rPr>
        <w:t>3</w:t>
      </w:r>
      <w:r w:rsidR="00D51CB7" w:rsidRPr="001F473C">
        <w:rPr>
          <w:rFonts w:cs="Times New Roman"/>
          <w:color w:val="000000" w:themeColor="text1"/>
        </w:rPr>
        <w:t>)</w:t>
      </w:r>
      <w:r w:rsidR="00B83864" w:rsidRPr="001F473C">
        <w:rPr>
          <w:rFonts w:cs="Times New Roman"/>
          <w:color w:val="000000" w:themeColor="text1"/>
        </w:rPr>
        <w:t xml:space="preserve">. </w:t>
      </w:r>
    </w:p>
    <w:p w14:paraId="00000034" w14:textId="104FA8B8" w:rsidR="00FD1B39" w:rsidRPr="001F473C" w:rsidRDefault="006626D6" w:rsidP="001A1230">
      <w:pPr>
        <w:suppressLineNumbers/>
        <w:rPr>
          <w:rFonts w:cs="Times New Roman"/>
          <w:b/>
        </w:rPr>
      </w:pPr>
      <w:r w:rsidRPr="001F473C">
        <w:rPr>
          <w:rFonts w:cs="Times New Roman"/>
          <w:b/>
          <w:noProof/>
        </w:rPr>
        <w:drawing>
          <wp:inline distT="0" distB="0" distL="0" distR="0" wp14:anchorId="5B085A4F" wp14:editId="32A1D24D">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1001B02C" w:rsidR="00366ED2" w:rsidRPr="001F473C" w:rsidRDefault="004E27E6" w:rsidP="00483C9A">
      <w:pPr>
        <w:suppressLineNumbers/>
        <w:spacing w:line="240" w:lineRule="auto"/>
        <w:rPr>
          <w:rFonts w:cs="Times New Roman"/>
          <w:bCs/>
        </w:rPr>
      </w:pPr>
      <w:r w:rsidRPr="001F473C">
        <w:rPr>
          <w:rFonts w:cs="Times New Roman"/>
          <w:b/>
        </w:rPr>
        <w:lastRenderedPageBreak/>
        <w:t xml:space="preserve">Figure </w:t>
      </w:r>
      <w:r w:rsidR="00007890" w:rsidRPr="001F473C">
        <w:rPr>
          <w:rFonts w:cs="Times New Roman"/>
          <w:b/>
        </w:rPr>
        <w:t>3</w:t>
      </w:r>
      <w:r w:rsidRPr="001F473C">
        <w:rPr>
          <w:rFonts w:cs="Times New Roman"/>
          <w:b/>
        </w:rPr>
        <w:t xml:space="preserve">. </w:t>
      </w:r>
      <w:r w:rsidR="00BD00AA" w:rsidRPr="001F473C">
        <w:rPr>
          <w:rFonts w:cs="Times New Roman"/>
          <w:bCs/>
        </w:rPr>
        <w:t>Average m</w:t>
      </w:r>
      <w:r w:rsidRPr="001F473C">
        <w:rPr>
          <w:rFonts w:cs="Times New Roman"/>
          <w:bCs/>
        </w:rPr>
        <w:t xml:space="preserve">ass </w:t>
      </w:r>
      <w:r w:rsidR="00BB4B56" w:rsidRPr="001F473C">
        <w:rPr>
          <w:rFonts w:cs="Times New Roman"/>
          <w:bCs/>
        </w:rPr>
        <w:t>fuel load by</w:t>
      </w:r>
      <w:r w:rsidRPr="001F473C">
        <w:rPr>
          <w:rFonts w:cs="Times New Roman"/>
          <w:bCs/>
        </w:rPr>
        <w:t xml:space="preserve"> fuel size classes </w:t>
      </w:r>
      <w:r w:rsidR="005B3E3F" w:rsidRPr="001F473C">
        <w:rPr>
          <w:rFonts w:cs="Times New Roman"/>
          <w:bCs/>
        </w:rPr>
        <w:t xml:space="preserve">of </w:t>
      </w:r>
      <w:r w:rsidR="00BB4B56" w:rsidRPr="001F473C">
        <w:rPr>
          <w:rFonts w:cs="Times New Roman"/>
          <w:bCs/>
        </w:rPr>
        <w:t xml:space="preserve">dead down </w:t>
      </w:r>
      <w:r w:rsidR="005B3E3F" w:rsidRPr="001F473C">
        <w:rPr>
          <w:rFonts w:cs="Times New Roman"/>
          <w:bCs/>
        </w:rPr>
        <w:t xml:space="preserve">woody debris </w:t>
      </w:r>
      <w:r w:rsidR="00BD00AA" w:rsidRPr="001F473C">
        <w:rPr>
          <w:rFonts w:cs="Times New Roman"/>
          <w:bCs/>
        </w:rPr>
        <w:t xml:space="preserve">(Tons/Ha) </w:t>
      </w:r>
      <w:r w:rsidRPr="001F473C">
        <w:rPr>
          <w:rFonts w:cs="Times New Roman"/>
          <w:bCs/>
        </w:rPr>
        <w:t xml:space="preserve">across years since initial fire and between sites according to size classes. </w:t>
      </w:r>
      <w:bookmarkStart w:id="7" w:name="_heading=h.9txb2ord534j" w:colFirst="0" w:colLast="0"/>
      <w:bookmarkStart w:id="8" w:name="_Toc113442003"/>
      <w:bookmarkEnd w:id="7"/>
      <w:r w:rsidR="006E0D8F" w:rsidRPr="001F473C">
        <w:rPr>
          <w:rFonts w:cs="Times New Roman"/>
          <w:bCs/>
        </w:rPr>
        <w:t xml:space="preserve">Dots represent outliers. </w:t>
      </w:r>
    </w:p>
    <w:p w14:paraId="590DE995" w14:textId="77777777" w:rsidR="000E2E4A" w:rsidRPr="001F473C" w:rsidRDefault="000E2E4A" w:rsidP="00483C9A">
      <w:pPr>
        <w:suppressLineNumbers/>
        <w:spacing w:line="240" w:lineRule="auto"/>
        <w:rPr>
          <w:rFonts w:cs="Times New Roman"/>
          <w:bCs/>
        </w:rPr>
      </w:pPr>
    </w:p>
    <w:p w14:paraId="516D225E" w14:textId="621512EC" w:rsidR="000E2E4A" w:rsidRPr="001F473C" w:rsidRDefault="00B95F3E" w:rsidP="004C6443">
      <w:pPr>
        <w:ind w:firstLine="720"/>
        <w:rPr>
          <w:rFonts w:cs="Times New Roman"/>
          <w:bCs/>
        </w:rPr>
      </w:pPr>
      <w:r w:rsidRPr="001F473C">
        <w:rPr>
          <w:rFonts w:cs="Times New Roman"/>
          <w:bCs/>
        </w:rPr>
        <w:t>The density and mass of standing fuels (live and dead trees) differed between the once-burned and thrice-burned plots: once-burned plots contained greater numbers of dead trees, primarily spruce, killed in the first fire.</w:t>
      </w:r>
      <w:r w:rsidR="000E2E4A" w:rsidRPr="001F473C">
        <w:rPr>
          <w:rFonts w:cs="Times New Roman"/>
          <w:bCs/>
        </w:rPr>
        <w:t xml:space="preserve"> </w:t>
      </w:r>
      <w:r w:rsidRPr="001F473C">
        <w:rPr>
          <w:rFonts w:cs="Times New Roman"/>
          <w:bCs/>
        </w:rPr>
        <w:t>Spruce had the highest DBH in the dataset and thus contained the greatest mass.</w:t>
      </w:r>
      <w:r w:rsidR="000E2E4A" w:rsidRPr="001F473C">
        <w:rPr>
          <w:rFonts w:cs="Times New Roman"/>
          <w:bCs/>
        </w:rPr>
        <w:t xml:space="preserve"> </w:t>
      </w:r>
      <w:r w:rsidRPr="001F473C">
        <w:rPr>
          <w:rFonts w:cs="Times New Roman"/>
          <w:bCs/>
        </w:rPr>
        <w:t>Tree height was greatest in once-burned stands, again due to the increased presence of dead spruce in the landscape (species height distributions are presented in Appendix: Fig.</w:t>
      </w:r>
      <w:r w:rsidR="000E2E4A" w:rsidRPr="001F473C">
        <w:rPr>
          <w:rFonts w:cs="Times New Roman"/>
          <w:bCs/>
        </w:rPr>
        <w:t xml:space="preserve"> S1).</w:t>
      </w:r>
      <w:r w:rsidR="004C6443" w:rsidRPr="001F473C">
        <w:rPr>
          <w:rFonts w:cs="Times New Roman"/>
          <w:bCs/>
        </w:rPr>
        <w:t xml:space="preserve"> </w:t>
      </w:r>
      <w:r w:rsidRPr="001F473C">
        <w:rPr>
          <w:rFonts w:cs="Times New Roman"/>
          <w:bCs/>
        </w:rPr>
        <w:t>Trees were generally less dense in the burned plots.</w:t>
      </w:r>
      <w:r w:rsidR="000E2E4A" w:rsidRPr="001F473C">
        <w:rPr>
          <w:rFonts w:cs="Times New Roman"/>
          <w:bCs/>
        </w:rPr>
        <w:t xml:space="preserve"> </w:t>
      </w:r>
      <w:r w:rsidRPr="001F473C">
        <w:rPr>
          <w:rFonts w:cs="Times New Roman"/>
          <w:bCs/>
        </w:rPr>
        <w:t>In both the once- and thrice-burned scenarios, using the 90</w:t>
      </w:r>
      <w:r w:rsidRPr="001F473C">
        <w:rPr>
          <w:rFonts w:cs="Times New Roman"/>
          <w:bCs/>
          <w:vertAlign w:val="superscript"/>
        </w:rPr>
        <w:t>th</w:t>
      </w:r>
      <w:r w:rsidRPr="001F473C">
        <w:rPr>
          <w:rFonts w:cs="Times New Roman"/>
          <w:bCs/>
        </w:rPr>
        <w:t xml:space="preserve"> quartile of tree density observations doubled the number of trees in the simulation, and roughly doubled the fuel load and density (Table 1).</w:t>
      </w:r>
      <w:r w:rsidR="000E2E4A" w:rsidRPr="001F473C">
        <w:rPr>
          <w:rFonts w:cs="Times New Roman"/>
          <w:bCs/>
        </w:rPr>
        <w:t xml:space="preserve">  </w:t>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rsidRPr="001F473C" w14:paraId="034C8F6A" w14:textId="77777777" w:rsidTr="00210F6D">
        <w:tc>
          <w:tcPr>
            <w:tcW w:w="9370" w:type="dxa"/>
            <w:gridSpan w:val="7"/>
            <w:tcBorders>
              <w:top w:val="nil"/>
              <w:left w:val="nil"/>
              <w:right w:val="nil"/>
            </w:tcBorders>
          </w:tcPr>
          <w:p w14:paraId="5FF2DE71" w14:textId="60E54BF0" w:rsidR="00257DD2" w:rsidRPr="001F473C" w:rsidRDefault="00257DD2" w:rsidP="00210F6D">
            <w:pPr>
              <w:spacing w:line="240" w:lineRule="auto"/>
              <w:ind w:right="-109"/>
              <w:rPr>
                <w:rFonts w:cs="Times New Roman"/>
                <w:bCs/>
              </w:rPr>
            </w:pPr>
            <w:r w:rsidRPr="001F473C">
              <w:rPr>
                <w:rFonts w:cs="Times New Roman"/>
                <w:b/>
              </w:rPr>
              <w:t>Table 1</w:t>
            </w:r>
            <w:r w:rsidRPr="001F473C">
              <w:rPr>
                <w:rFonts w:cs="Times New Roman"/>
                <w:bCs/>
              </w:rPr>
              <w:t>. Fuel abundance and density of trees (live/dead) within burns and scenarios. DBH is the average diameter of trees, measured in centimeters. Density is the number of trees per m</w:t>
            </w:r>
            <w:r w:rsidRPr="001F473C">
              <w:rPr>
                <w:rFonts w:cs="Times New Roman"/>
                <w:bCs/>
                <w:vertAlign w:val="superscript"/>
              </w:rPr>
              <w:t>2</w:t>
            </w:r>
            <w:r w:rsidRPr="001F473C">
              <w:rPr>
                <w:rFonts w:cs="Times New Roman"/>
                <w:bCs/>
              </w:rPr>
              <w:t xml:space="preserve">. SD stands for standard deviation. Fuel load is measured </w:t>
            </w:r>
            <w:r w:rsidR="00C0701E" w:rsidRPr="001F473C">
              <w:rPr>
                <w:rFonts w:cs="Times New Roman"/>
                <w:bCs/>
              </w:rPr>
              <w:t>in</w:t>
            </w:r>
            <w:r w:rsidRPr="001F473C">
              <w:rPr>
                <w:rFonts w:cs="Times New Roman"/>
                <w:bCs/>
              </w:rPr>
              <w:t xml:space="preserve"> kilograms per square meter. </w:t>
            </w:r>
            <w:r w:rsidR="00C0701E" w:rsidRPr="001F473C">
              <w:rPr>
                <w:rFonts w:cs="Times New Roman"/>
                <w:bCs/>
              </w:rPr>
              <w:t>Bulk</w:t>
            </w:r>
            <w:r w:rsidRPr="001F473C">
              <w:rPr>
                <w:rFonts w:cs="Times New Roman"/>
                <w:bCs/>
              </w:rPr>
              <w:t xml:space="preserve"> density is measured </w:t>
            </w:r>
            <w:r w:rsidR="00C0701E" w:rsidRPr="001F473C">
              <w:rPr>
                <w:rFonts w:cs="Times New Roman"/>
                <w:bCs/>
              </w:rPr>
              <w:t>in</w:t>
            </w:r>
            <w:r w:rsidRPr="001F473C">
              <w:rPr>
                <w:rFonts w:cs="Times New Roman"/>
                <w:bCs/>
              </w:rPr>
              <w:t xml:space="preserve"> kilograms per cubic meter.</w:t>
            </w:r>
          </w:p>
        </w:tc>
      </w:tr>
      <w:tr w:rsidR="00C0701E" w:rsidRPr="001F473C" w14:paraId="6CDE3694" w14:textId="549E32FC" w:rsidTr="00210F6D">
        <w:tc>
          <w:tcPr>
            <w:tcW w:w="699" w:type="dxa"/>
            <w:tcBorders>
              <w:top w:val="single" w:sz="4" w:space="0" w:color="auto"/>
            </w:tcBorders>
          </w:tcPr>
          <w:p w14:paraId="64E1104C" w14:textId="6FA21AE2" w:rsidR="00257DD2" w:rsidRPr="001F473C" w:rsidRDefault="00257DD2" w:rsidP="00B62A29">
            <w:pPr>
              <w:spacing w:line="240" w:lineRule="auto"/>
              <w:rPr>
                <w:rFonts w:cs="Times New Roman"/>
                <w:bCs/>
              </w:rPr>
            </w:pPr>
            <w:r w:rsidRPr="001F473C">
              <w:rPr>
                <w:rFonts w:cs="Times New Roman"/>
                <w:bCs/>
              </w:rPr>
              <w:t>Burn</w:t>
            </w:r>
          </w:p>
        </w:tc>
        <w:tc>
          <w:tcPr>
            <w:tcW w:w="1062" w:type="dxa"/>
            <w:tcBorders>
              <w:top w:val="single" w:sz="4" w:space="0" w:color="auto"/>
            </w:tcBorders>
          </w:tcPr>
          <w:p w14:paraId="3ADC66A6" w14:textId="77777777" w:rsidR="00257DD2" w:rsidRPr="001F473C" w:rsidRDefault="00257DD2" w:rsidP="00271619">
            <w:pPr>
              <w:spacing w:line="240" w:lineRule="auto"/>
              <w:jc w:val="center"/>
              <w:rPr>
                <w:rFonts w:cs="Times New Roman"/>
                <w:bCs/>
              </w:rPr>
            </w:pPr>
            <w:r w:rsidRPr="001F473C">
              <w:rPr>
                <w:rFonts w:cs="Times New Roman"/>
                <w:bCs/>
              </w:rPr>
              <w:t>Fuel</w:t>
            </w:r>
          </w:p>
          <w:p w14:paraId="293B280D" w14:textId="10EBA317" w:rsidR="00257DD2" w:rsidRPr="001F473C" w:rsidRDefault="00257DD2" w:rsidP="003C2FBC">
            <w:pPr>
              <w:spacing w:line="240" w:lineRule="auto"/>
              <w:jc w:val="center"/>
              <w:rPr>
                <w:rFonts w:cs="Times New Roman"/>
                <w:bCs/>
              </w:rPr>
            </w:pPr>
            <w:r w:rsidRPr="001F473C">
              <w:rPr>
                <w:rFonts w:cs="Times New Roman"/>
                <w:bCs/>
              </w:rPr>
              <w:t>Scenario</w:t>
            </w:r>
          </w:p>
        </w:tc>
        <w:tc>
          <w:tcPr>
            <w:tcW w:w="1105" w:type="dxa"/>
            <w:tcBorders>
              <w:top w:val="single" w:sz="4" w:space="0" w:color="auto"/>
            </w:tcBorders>
          </w:tcPr>
          <w:p w14:paraId="40075DCC" w14:textId="47B8A416" w:rsidR="00257DD2" w:rsidRPr="001F473C" w:rsidRDefault="00C0701E" w:rsidP="003C2FBC">
            <w:pPr>
              <w:spacing w:line="240" w:lineRule="auto"/>
              <w:jc w:val="center"/>
              <w:rPr>
                <w:rFonts w:cs="Times New Roman"/>
                <w:bCs/>
              </w:rPr>
            </w:pPr>
            <w:r w:rsidRPr="001F473C">
              <w:rPr>
                <w:rFonts w:cs="Times New Roman"/>
                <w:bCs/>
              </w:rPr>
              <w:t xml:space="preserve">Fuel Load </w:t>
            </w:r>
            <w:r w:rsidR="00257DD2" w:rsidRPr="001F473C">
              <w:rPr>
                <w:rFonts w:cs="Times New Roman"/>
                <w:bCs/>
              </w:rPr>
              <w:t>(Kg/m</w:t>
            </w:r>
            <w:r w:rsidR="00257DD2" w:rsidRPr="001F473C">
              <w:rPr>
                <w:rFonts w:cs="Times New Roman"/>
                <w:bCs/>
                <w:vertAlign w:val="superscript"/>
              </w:rPr>
              <w:t>2</w:t>
            </w:r>
            <w:r w:rsidR="00257DD2" w:rsidRPr="001F473C">
              <w:rPr>
                <w:rFonts w:cs="Times New Roman"/>
                <w:bCs/>
              </w:rPr>
              <w:t>)</w:t>
            </w:r>
          </w:p>
        </w:tc>
        <w:tc>
          <w:tcPr>
            <w:tcW w:w="1189" w:type="dxa"/>
            <w:tcBorders>
              <w:top w:val="single" w:sz="4" w:space="0" w:color="auto"/>
            </w:tcBorders>
          </w:tcPr>
          <w:p w14:paraId="3012550A" w14:textId="76131D20" w:rsidR="00257DD2" w:rsidRPr="001F473C" w:rsidRDefault="00C0701E" w:rsidP="003C2FBC">
            <w:pPr>
              <w:spacing w:line="240" w:lineRule="auto"/>
              <w:jc w:val="center"/>
              <w:rPr>
                <w:rFonts w:cs="Times New Roman"/>
                <w:bCs/>
              </w:rPr>
            </w:pPr>
            <w:r w:rsidRPr="001F473C">
              <w:rPr>
                <w:rFonts w:cs="Times New Roman"/>
                <w:bCs/>
              </w:rPr>
              <w:t>Bulk</w:t>
            </w:r>
            <w:r w:rsidR="00257DD2" w:rsidRPr="001F473C">
              <w:rPr>
                <w:rFonts w:cs="Times New Roman"/>
                <w:bCs/>
              </w:rPr>
              <w:t xml:space="preserve"> Density (Kg/m3)</w:t>
            </w:r>
          </w:p>
        </w:tc>
        <w:tc>
          <w:tcPr>
            <w:tcW w:w="990" w:type="dxa"/>
            <w:tcBorders>
              <w:top w:val="single" w:sz="4" w:space="0" w:color="auto"/>
            </w:tcBorders>
          </w:tcPr>
          <w:p w14:paraId="5D7C3889" w14:textId="3AAC68D7" w:rsidR="00257DD2" w:rsidRPr="001F473C" w:rsidRDefault="00257DD2" w:rsidP="003C2FBC">
            <w:pPr>
              <w:spacing w:line="240" w:lineRule="auto"/>
              <w:jc w:val="center"/>
              <w:rPr>
                <w:rFonts w:cs="Times New Roman"/>
                <w:bCs/>
              </w:rPr>
            </w:pPr>
            <w:r w:rsidRPr="001F473C">
              <w:rPr>
                <w:rFonts w:cs="Times New Roman"/>
                <w:bCs/>
              </w:rPr>
              <w:t>Status</w:t>
            </w:r>
          </w:p>
        </w:tc>
        <w:tc>
          <w:tcPr>
            <w:tcW w:w="1883" w:type="dxa"/>
            <w:tcBorders>
              <w:top w:val="single" w:sz="4" w:space="0" w:color="auto"/>
            </w:tcBorders>
          </w:tcPr>
          <w:p w14:paraId="652E263D" w14:textId="5686D5CE" w:rsidR="00257DD2" w:rsidRPr="001F473C" w:rsidRDefault="00257DD2" w:rsidP="00EF5A12">
            <w:pPr>
              <w:spacing w:line="240" w:lineRule="auto"/>
              <w:jc w:val="center"/>
              <w:rPr>
                <w:rFonts w:cs="Times New Roman"/>
                <w:bCs/>
              </w:rPr>
            </w:pPr>
            <w:r w:rsidRPr="001F473C">
              <w:rPr>
                <w:rFonts w:cs="Times New Roman"/>
                <w:bCs/>
              </w:rPr>
              <w:t>DBH (cm)</w:t>
            </w:r>
          </w:p>
        </w:tc>
        <w:tc>
          <w:tcPr>
            <w:tcW w:w="2442" w:type="dxa"/>
            <w:tcBorders>
              <w:top w:val="single" w:sz="4" w:space="0" w:color="auto"/>
            </w:tcBorders>
          </w:tcPr>
          <w:p w14:paraId="0191DA5B" w14:textId="2AC841E2" w:rsidR="00257DD2" w:rsidRPr="001F473C" w:rsidRDefault="00257DD2" w:rsidP="00EF5A12">
            <w:pPr>
              <w:spacing w:line="240" w:lineRule="auto"/>
              <w:jc w:val="center"/>
              <w:rPr>
                <w:rFonts w:cs="Times New Roman"/>
                <w:bCs/>
              </w:rPr>
            </w:pPr>
            <w:r w:rsidRPr="001F473C">
              <w:rPr>
                <w:rFonts w:cs="Times New Roman"/>
                <w:bCs/>
              </w:rPr>
              <w:t>Density (trees/m</w:t>
            </w:r>
            <w:r w:rsidR="00301E5D" w:rsidRPr="001F473C">
              <w:rPr>
                <w:rFonts w:cs="Times New Roman"/>
                <w:bCs/>
                <w:vertAlign w:val="superscript"/>
              </w:rPr>
              <w:t>2</w:t>
            </w:r>
            <w:r w:rsidRPr="001F473C">
              <w:rPr>
                <w:rFonts w:cs="Times New Roman"/>
                <w:bCs/>
              </w:rPr>
              <w:t>)</w:t>
            </w:r>
          </w:p>
        </w:tc>
      </w:tr>
      <w:tr w:rsidR="00C0701E" w:rsidRPr="001F473C" w14:paraId="1008E465" w14:textId="0B365842" w:rsidTr="00210F6D">
        <w:tc>
          <w:tcPr>
            <w:tcW w:w="699" w:type="dxa"/>
            <w:vMerge w:val="restart"/>
          </w:tcPr>
          <w:p w14:paraId="23E0AFB9" w14:textId="2E5BB3B9" w:rsidR="00257DD2" w:rsidRPr="001F473C" w:rsidRDefault="00257DD2" w:rsidP="00B62A29">
            <w:pPr>
              <w:spacing w:line="240" w:lineRule="auto"/>
              <w:rPr>
                <w:rFonts w:cs="Times New Roman"/>
                <w:bCs/>
                <w:i/>
                <w:iCs/>
              </w:rPr>
            </w:pPr>
            <w:r w:rsidRPr="001F473C">
              <w:rPr>
                <w:rFonts w:cs="Times New Roman"/>
                <w:bCs/>
                <w:i/>
                <w:iCs/>
              </w:rPr>
              <w:t>1x</w:t>
            </w:r>
          </w:p>
        </w:tc>
        <w:tc>
          <w:tcPr>
            <w:tcW w:w="1062" w:type="dxa"/>
            <w:vMerge w:val="restart"/>
          </w:tcPr>
          <w:p w14:paraId="7DC20BAB" w14:textId="29CDD842"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01B7DD92" w14:textId="1E474695"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2</w:t>
            </w:r>
          </w:p>
        </w:tc>
        <w:tc>
          <w:tcPr>
            <w:tcW w:w="1189" w:type="dxa"/>
            <w:vMerge w:val="restart"/>
          </w:tcPr>
          <w:p w14:paraId="4141162F" w14:textId="26507B73"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1</w:t>
            </w:r>
          </w:p>
        </w:tc>
        <w:tc>
          <w:tcPr>
            <w:tcW w:w="990" w:type="dxa"/>
          </w:tcPr>
          <w:p w14:paraId="1846998F" w14:textId="4A5530E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133BAB59" w14:textId="393754D9"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677DAEEE" w14:textId="2C3D03C9"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30A1B332" w14:textId="61CD61E5" w:rsidTr="00210F6D">
        <w:tc>
          <w:tcPr>
            <w:tcW w:w="699" w:type="dxa"/>
            <w:vMerge/>
          </w:tcPr>
          <w:p w14:paraId="402E9F74" w14:textId="77777777" w:rsidR="00257DD2" w:rsidRPr="001F473C" w:rsidRDefault="00257DD2" w:rsidP="00B62A29">
            <w:pPr>
              <w:spacing w:line="240" w:lineRule="auto"/>
              <w:rPr>
                <w:rFonts w:cs="Times New Roman"/>
                <w:bCs/>
              </w:rPr>
            </w:pPr>
          </w:p>
        </w:tc>
        <w:tc>
          <w:tcPr>
            <w:tcW w:w="1062" w:type="dxa"/>
            <w:vMerge/>
          </w:tcPr>
          <w:p w14:paraId="57A7F7C9" w14:textId="77777777" w:rsidR="00257DD2" w:rsidRPr="001F473C" w:rsidRDefault="00257DD2" w:rsidP="003C2FBC">
            <w:pPr>
              <w:spacing w:line="240" w:lineRule="auto"/>
              <w:jc w:val="center"/>
              <w:rPr>
                <w:rFonts w:cs="Times New Roman"/>
                <w:bCs/>
              </w:rPr>
            </w:pPr>
          </w:p>
        </w:tc>
        <w:tc>
          <w:tcPr>
            <w:tcW w:w="1105" w:type="dxa"/>
            <w:vMerge/>
          </w:tcPr>
          <w:p w14:paraId="10D23DCA" w14:textId="77777777" w:rsidR="00257DD2" w:rsidRPr="001F473C" w:rsidRDefault="00257DD2" w:rsidP="003C2FBC">
            <w:pPr>
              <w:spacing w:line="240" w:lineRule="auto"/>
              <w:jc w:val="center"/>
              <w:rPr>
                <w:rFonts w:cs="Times New Roman"/>
                <w:bCs/>
              </w:rPr>
            </w:pPr>
          </w:p>
        </w:tc>
        <w:tc>
          <w:tcPr>
            <w:tcW w:w="1189" w:type="dxa"/>
            <w:vMerge/>
          </w:tcPr>
          <w:p w14:paraId="1718CE03" w14:textId="77777777" w:rsidR="00257DD2" w:rsidRPr="001F473C" w:rsidRDefault="00257DD2" w:rsidP="003C2FBC">
            <w:pPr>
              <w:spacing w:line="240" w:lineRule="auto"/>
              <w:jc w:val="center"/>
              <w:rPr>
                <w:rFonts w:cs="Times New Roman"/>
                <w:bCs/>
              </w:rPr>
            </w:pPr>
          </w:p>
        </w:tc>
        <w:tc>
          <w:tcPr>
            <w:tcW w:w="990" w:type="dxa"/>
          </w:tcPr>
          <w:p w14:paraId="61D9C145" w14:textId="78FCD8DF"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0D5FDB41" w14:textId="2DEC2733"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Pr>
          <w:p w14:paraId="79D85971" w14:textId="02F65D18"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2EC0031B" w14:textId="4AA69092" w:rsidTr="00210F6D">
        <w:tc>
          <w:tcPr>
            <w:tcW w:w="699" w:type="dxa"/>
            <w:vMerge/>
          </w:tcPr>
          <w:p w14:paraId="4664406F" w14:textId="77777777" w:rsidR="00257DD2" w:rsidRPr="001F473C" w:rsidRDefault="00257DD2" w:rsidP="00B62A29">
            <w:pPr>
              <w:spacing w:line="240" w:lineRule="auto"/>
              <w:rPr>
                <w:rFonts w:cs="Times New Roman"/>
                <w:bCs/>
              </w:rPr>
            </w:pPr>
          </w:p>
        </w:tc>
        <w:tc>
          <w:tcPr>
            <w:tcW w:w="1062" w:type="dxa"/>
            <w:vMerge w:val="restart"/>
          </w:tcPr>
          <w:p w14:paraId="0F08AFCE" w14:textId="50EDF69D"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4A8C00EB" w14:textId="16A3475F" w:rsidR="00257DD2" w:rsidRPr="001F473C" w:rsidRDefault="00257DD2" w:rsidP="003C2FBC">
            <w:pPr>
              <w:spacing w:line="240" w:lineRule="auto"/>
              <w:jc w:val="center"/>
              <w:rPr>
                <w:rFonts w:cs="Times New Roman"/>
                <w:bCs/>
              </w:rPr>
            </w:pPr>
            <w:r w:rsidRPr="001F473C">
              <w:rPr>
                <w:rFonts w:cs="Times New Roman"/>
                <w:bCs/>
              </w:rPr>
              <w:t>0.03</w:t>
            </w:r>
          </w:p>
        </w:tc>
        <w:tc>
          <w:tcPr>
            <w:tcW w:w="1189" w:type="dxa"/>
            <w:vMerge w:val="restart"/>
          </w:tcPr>
          <w:p w14:paraId="09507F01" w14:textId="789CB4BA" w:rsidR="00257DD2" w:rsidRPr="001F473C" w:rsidRDefault="00257DD2" w:rsidP="003C2FBC">
            <w:pPr>
              <w:spacing w:line="240" w:lineRule="auto"/>
              <w:jc w:val="center"/>
              <w:rPr>
                <w:rFonts w:cs="Times New Roman"/>
                <w:bCs/>
              </w:rPr>
            </w:pPr>
            <w:r w:rsidRPr="001F473C">
              <w:rPr>
                <w:rFonts w:cs="Times New Roman"/>
                <w:bCs/>
              </w:rPr>
              <w:t>0.017</w:t>
            </w:r>
          </w:p>
        </w:tc>
        <w:tc>
          <w:tcPr>
            <w:tcW w:w="990" w:type="dxa"/>
          </w:tcPr>
          <w:p w14:paraId="5B4D1E44" w14:textId="2DA40B4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70D8450F" w14:textId="5C54D305"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388F0BE4" w14:textId="4BE32D44"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4CABF80D" w14:textId="2453E1D8" w:rsidTr="00210F6D">
        <w:tc>
          <w:tcPr>
            <w:tcW w:w="699" w:type="dxa"/>
            <w:vMerge/>
            <w:tcBorders>
              <w:bottom w:val="single" w:sz="4" w:space="0" w:color="auto"/>
            </w:tcBorders>
          </w:tcPr>
          <w:p w14:paraId="1743E054"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Pr="001F473C"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71E8B280" w14:textId="67CE9E8A"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Borders>
              <w:bottom w:val="single" w:sz="4" w:space="0" w:color="auto"/>
            </w:tcBorders>
          </w:tcPr>
          <w:p w14:paraId="0E066E33" w14:textId="4C0CDA65"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5F2057D2" w14:textId="7D4868FF" w:rsidTr="00210F6D">
        <w:tc>
          <w:tcPr>
            <w:tcW w:w="699" w:type="dxa"/>
            <w:vMerge w:val="restart"/>
          </w:tcPr>
          <w:p w14:paraId="7C57DA12" w14:textId="4781059C" w:rsidR="00257DD2" w:rsidRPr="001F473C" w:rsidRDefault="00257DD2" w:rsidP="00B62A29">
            <w:pPr>
              <w:spacing w:line="240" w:lineRule="auto"/>
              <w:rPr>
                <w:rFonts w:cs="Times New Roman"/>
                <w:bCs/>
                <w:i/>
                <w:iCs/>
              </w:rPr>
            </w:pPr>
            <w:r w:rsidRPr="001F473C">
              <w:rPr>
                <w:rFonts w:cs="Times New Roman"/>
                <w:bCs/>
                <w:i/>
                <w:iCs/>
              </w:rPr>
              <w:t>3x</w:t>
            </w:r>
          </w:p>
        </w:tc>
        <w:tc>
          <w:tcPr>
            <w:tcW w:w="1062" w:type="dxa"/>
            <w:vMerge w:val="restart"/>
          </w:tcPr>
          <w:p w14:paraId="5155CC17" w14:textId="787C8B4A"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6AEEB20F" w14:textId="72D7FC5E"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5</w:t>
            </w:r>
          </w:p>
        </w:tc>
        <w:tc>
          <w:tcPr>
            <w:tcW w:w="1189" w:type="dxa"/>
            <w:vMerge w:val="restart"/>
          </w:tcPr>
          <w:p w14:paraId="75807CE7" w14:textId="65E5D770" w:rsidR="00257DD2" w:rsidRPr="001F473C" w:rsidRDefault="00257DD2" w:rsidP="003C2FBC">
            <w:pPr>
              <w:spacing w:line="240" w:lineRule="auto"/>
              <w:jc w:val="center"/>
              <w:rPr>
                <w:rFonts w:cs="Times New Roman"/>
                <w:bCs/>
              </w:rPr>
            </w:pPr>
            <w:r w:rsidRPr="001F473C">
              <w:rPr>
                <w:rFonts w:cs="Times New Roman"/>
                <w:bCs/>
              </w:rPr>
              <w:t>0.01</w:t>
            </w:r>
            <w:r w:rsidR="00C0701E" w:rsidRPr="001F473C">
              <w:rPr>
                <w:rFonts w:cs="Times New Roman"/>
                <w:bCs/>
              </w:rPr>
              <w:t>3</w:t>
            </w:r>
          </w:p>
        </w:tc>
        <w:tc>
          <w:tcPr>
            <w:tcW w:w="990" w:type="dxa"/>
          </w:tcPr>
          <w:p w14:paraId="63836964" w14:textId="6398BC66"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433240F0" w14:textId="7344B9E5"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436F15C4" w14:textId="751AC86E"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51214D1A" w14:textId="00819A76" w:rsidTr="00210F6D">
        <w:tc>
          <w:tcPr>
            <w:tcW w:w="699" w:type="dxa"/>
            <w:vMerge/>
          </w:tcPr>
          <w:p w14:paraId="76D5F36B" w14:textId="77777777" w:rsidR="00257DD2" w:rsidRPr="001F473C" w:rsidRDefault="00257DD2" w:rsidP="00B62A29">
            <w:pPr>
              <w:spacing w:line="240" w:lineRule="auto"/>
              <w:rPr>
                <w:rFonts w:cs="Times New Roman"/>
                <w:bCs/>
              </w:rPr>
            </w:pPr>
          </w:p>
        </w:tc>
        <w:tc>
          <w:tcPr>
            <w:tcW w:w="1062" w:type="dxa"/>
            <w:vMerge/>
          </w:tcPr>
          <w:p w14:paraId="08E851CD" w14:textId="77777777" w:rsidR="00257DD2" w:rsidRPr="001F473C" w:rsidRDefault="00257DD2" w:rsidP="003C2FBC">
            <w:pPr>
              <w:spacing w:line="240" w:lineRule="auto"/>
              <w:jc w:val="center"/>
              <w:rPr>
                <w:rFonts w:cs="Times New Roman"/>
                <w:bCs/>
              </w:rPr>
            </w:pPr>
          </w:p>
        </w:tc>
        <w:tc>
          <w:tcPr>
            <w:tcW w:w="1105" w:type="dxa"/>
            <w:vMerge/>
          </w:tcPr>
          <w:p w14:paraId="2C56E606" w14:textId="77777777" w:rsidR="00257DD2" w:rsidRPr="001F473C" w:rsidRDefault="00257DD2" w:rsidP="003C2FBC">
            <w:pPr>
              <w:spacing w:line="240" w:lineRule="auto"/>
              <w:jc w:val="center"/>
              <w:rPr>
                <w:rFonts w:cs="Times New Roman"/>
                <w:bCs/>
              </w:rPr>
            </w:pPr>
          </w:p>
        </w:tc>
        <w:tc>
          <w:tcPr>
            <w:tcW w:w="1189" w:type="dxa"/>
            <w:vMerge/>
          </w:tcPr>
          <w:p w14:paraId="2CD5094E" w14:textId="77777777" w:rsidR="00257DD2" w:rsidRPr="001F473C" w:rsidRDefault="00257DD2" w:rsidP="003C2FBC">
            <w:pPr>
              <w:spacing w:line="240" w:lineRule="auto"/>
              <w:jc w:val="center"/>
              <w:rPr>
                <w:rFonts w:cs="Times New Roman"/>
                <w:bCs/>
              </w:rPr>
            </w:pPr>
          </w:p>
        </w:tc>
        <w:tc>
          <w:tcPr>
            <w:tcW w:w="990" w:type="dxa"/>
          </w:tcPr>
          <w:p w14:paraId="5396D7C0" w14:textId="5D44A0AE"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5561B847" w14:textId="18E97EFE"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w:t>
            </w:r>
            <w:r w:rsidR="00C0701E" w:rsidRPr="001F473C">
              <w:rPr>
                <w:rFonts w:cs="Times New Roman"/>
                <w:bCs/>
              </w:rPr>
              <w:t>8</w:t>
            </w:r>
            <w:r w:rsidRPr="001F473C">
              <w:rPr>
                <w:rFonts w:cs="Times New Roman"/>
                <w:bCs/>
              </w:rPr>
              <w:t>)</w:t>
            </w:r>
          </w:p>
        </w:tc>
        <w:tc>
          <w:tcPr>
            <w:tcW w:w="2442" w:type="dxa"/>
          </w:tcPr>
          <w:p w14:paraId="5CDFB604" w14:textId="429B8B21"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758AC3CB" w14:textId="7203E710" w:rsidTr="00210F6D">
        <w:tc>
          <w:tcPr>
            <w:tcW w:w="699" w:type="dxa"/>
            <w:vMerge/>
          </w:tcPr>
          <w:p w14:paraId="0597BC2F" w14:textId="77777777" w:rsidR="00257DD2" w:rsidRPr="001F473C" w:rsidRDefault="00257DD2" w:rsidP="00B62A29">
            <w:pPr>
              <w:spacing w:line="240" w:lineRule="auto"/>
              <w:rPr>
                <w:rFonts w:cs="Times New Roman"/>
                <w:bCs/>
              </w:rPr>
            </w:pPr>
          </w:p>
        </w:tc>
        <w:tc>
          <w:tcPr>
            <w:tcW w:w="1062" w:type="dxa"/>
            <w:vMerge w:val="restart"/>
          </w:tcPr>
          <w:p w14:paraId="291B1378" w14:textId="721F652B"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0B024E16" w14:textId="4E598038" w:rsidR="00257DD2" w:rsidRPr="001F473C" w:rsidRDefault="00257DD2" w:rsidP="003C2FBC">
            <w:pPr>
              <w:spacing w:line="240" w:lineRule="auto"/>
              <w:jc w:val="center"/>
              <w:rPr>
                <w:rFonts w:cs="Times New Roman"/>
                <w:bCs/>
              </w:rPr>
            </w:pPr>
            <w:r w:rsidRPr="001F473C">
              <w:rPr>
                <w:rFonts w:cs="Times New Roman"/>
                <w:bCs/>
              </w:rPr>
              <w:t>0.1</w:t>
            </w:r>
            <w:r w:rsidR="00C0701E" w:rsidRPr="001F473C">
              <w:rPr>
                <w:rFonts w:cs="Times New Roman"/>
                <w:bCs/>
              </w:rPr>
              <w:t>1</w:t>
            </w:r>
          </w:p>
        </w:tc>
        <w:tc>
          <w:tcPr>
            <w:tcW w:w="1189" w:type="dxa"/>
            <w:vMerge w:val="restart"/>
          </w:tcPr>
          <w:p w14:paraId="47B0B68C" w14:textId="010B29AC" w:rsidR="00257DD2" w:rsidRPr="001F473C" w:rsidRDefault="00257DD2" w:rsidP="003C2FBC">
            <w:pPr>
              <w:spacing w:line="240" w:lineRule="auto"/>
              <w:jc w:val="center"/>
              <w:rPr>
                <w:rFonts w:cs="Times New Roman"/>
                <w:bCs/>
              </w:rPr>
            </w:pPr>
            <w:r w:rsidRPr="001F473C">
              <w:rPr>
                <w:rFonts w:cs="Times New Roman"/>
                <w:bCs/>
              </w:rPr>
              <w:t>0.02</w:t>
            </w:r>
            <w:r w:rsidR="00C0701E" w:rsidRPr="001F473C">
              <w:rPr>
                <w:rFonts w:cs="Times New Roman"/>
                <w:bCs/>
              </w:rPr>
              <w:t>9</w:t>
            </w:r>
          </w:p>
        </w:tc>
        <w:tc>
          <w:tcPr>
            <w:tcW w:w="990" w:type="dxa"/>
          </w:tcPr>
          <w:p w14:paraId="0EC6A582" w14:textId="03D2C3DD"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64E14420" w14:textId="28A1307B"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75C82791" w14:textId="643545CE"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75BAA399" w14:textId="75586B45" w:rsidTr="00210F6D">
        <w:tc>
          <w:tcPr>
            <w:tcW w:w="699" w:type="dxa"/>
            <w:vMerge/>
            <w:tcBorders>
              <w:bottom w:val="single" w:sz="4" w:space="0" w:color="auto"/>
            </w:tcBorders>
          </w:tcPr>
          <w:p w14:paraId="2228C71C"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Pr="001F473C"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53ACC723" w14:textId="4ACDB7B3"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0.75)</w:t>
            </w:r>
          </w:p>
        </w:tc>
        <w:tc>
          <w:tcPr>
            <w:tcW w:w="2442" w:type="dxa"/>
            <w:tcBorders>
              <w:bottom w:val="single" w:sz="4" w:space="0" w:color="auto"/>
            </w:tcBorders>
          </w:tcPr>
          <w:p w14:paraId="4D429306" w14:textId="6AC3E15A" w:rsidR="00257DD2" w:rsidRPr="001F473C" w:rsidRDefault="00257DD2" w:rsidP="00EF5A12">
            <w:pPr>
              <w:spacing w:line="240" w:lineRule="auto"/>
              <w:jc w:val="center"/>
              <w:rPr>
                <w:rFonts w:cs="Times New Roman"/>
                <w:bCs/>
              </w:rPr>
            </w:pPr>
            <w:r w:rsidRPr="001F473C">
              <w:rPr>
                <w:rFonts w:cs="Times New Roman"/>
                <w:bCs/>
              </w:rPr>
              <w:t>1.4</w:t>
            </w:r>
          </w:p>
        </w:tc>
      </w:tr>
    </w:tbl>
    <w:p w14:paraId="23956CB8" w14:textId="77777777" w:rsidR="002A78AB" w:rsidRPr="001F473C" w:rsidRDefault="002A78AB" w:rsidP="00483C9A">
      <w:pPr>
        <w:suppressLineNumbers/>
        <w:spacing w:line="240" w:lineRule="auto"/>
        <w:rPr>
          <w:rFonts w:cs="Times New Roman"/>
          <w:bCs/>
        </w:rPr>
      </w:pPr>
    </w:p>
    <w:bookmarkEnd w:id="8"/>
    <w:p w14:paraId="573C9213" w14:textId="5D6E5003" w:rsidR="005760E6" w:rsidRPr="001F473C" w:rsidRDefault="0072401A" w:rsidP="00483C9A">
      <w:pPr>
        <w:pStyle w:val="Heading3"/>
        <w:spacing w:line="480" w:lineRule="auto"/>
      </w:pPr>
      <w:r w:rsidRPr="001F473C">
        <w:t xml:space="preserve">3.2 </w:t>
      </w:r>
      <w:r w:rsidR="00B55B97" w:rsidRPr="001F473C">
        <w:t xml:space="preserve">Fuel </w:t>
      </w:r>
      <w:r w:rsidR="004C6443" w:rsidRPr="001F473C">
        <w:t>Structure</w:t>
      </w:r>
    </w:p>
    <w:p w14:paraId="06774654" w14:textId="35274A5C" w:rsidR="004C6443" w:rsidRPr="001F473C" w:rsidRDefault="0035031E" w:rsidP="00483C9A">
      <w:pPr>
        <w:rPr>
          <w:rFonts w:cs="Times New Roman"/>
        </w:rPr>
      </w:pPr>
      <w:r w:rsidRPr="001F473C">
        <w:rPr>
          <w:rFonts w:cs="Times New Roman"/>
        </w:rPr>
        <w:tab/>
      </w:r>
      <w:r w:rsidR="00B95F3E" w:rsidRPr="001F473C">
        <w:rPr>
          <w:rFonts w:cs="Times New Roman"/>
        </w:rPr>
        <w:t>Surface fuels were less connected in the thrice-burned plots than in the once-burned plots (Fig.</w:t>
      </w:r>
      <w:r w:rsidRPr="001F473C">
        <w:rPr>
          <w:rFonts w:cs="Times New Roman"/>
        </w:rPr>
        <w:t xml:space="preserve"> </w:t>
      </w:r>
      <w:r w:rsidR="00007890" w:rsidRPr="001F473C">
        <w:rPr>
          <w:rFonts w:cs="Times New Roman"/>
        </w:rPr>
        <w:t>4</w:t>
      </w:r>
      <w:r w:rsidRPr="001F473C">
        <w:rPr>
          <w:rFonts w:cs="Times New Roman"/>
        </w:rPr>
        <w:t>)</w:t>
      </w:r>
      <w:r w:rsidR="00512CF8" w:rsidRPr="001F473C">
        <w:rPr>
          <w:rFonts w:cs="Times New Roman"/>
        </w:rPr>
        <w:t xml:space="preserve">. </w:t>
      </w:r>
      <w:r w:rsidR="00B95F3E" w:rsidRPr="001F473C">
        <w:rPr>
          <w:rFonts w:cs="Times New Roman"/>
        </w:rPr>
        <w:t>Once-burned plots had greater surface fuel cover and fuel loads than thrice-burned stands (Table 2).</w:t>
      </w:r>
      <w:r w:rsidR="00512CF8" w:rsidRPr="001F473C">
        <w:rPr>
          <w:rFonts w:cs="Times New Roman"/>
        </w:rPr>
        <w:t xml:space="preserve"> </w:t>
      </w:r>
      <w:r w:rsidR="00B95F3E" w:rsidRPr="001F473C">
        <w:rPr>
          <w:rFonts w:cs="Times New Roman"/>
        </w:rPr>
        <w:t>Thrice-burned plots contained high amounts of litter patches without surface fuels (Fig.</w:t>
      </w:r>
      <w:r w:rsidR="00512CF8" w:rsidRPr="001F473C">
        <w:rPr>
          <w:rFonts w:cs="Times New Roman"/>
        </w:rPr>
        <w:t xml:space="preserve"> 4)</w:t>
      </w:r>
      <w:r w:rsidR="00CA3881" w:rsidRPr="001F473C">
        <w:rPr>
          <w:rFonts w:cs="Times New Roman"/>
        </w:rPr>
        <w:t>.</w:t>
      </w:r>
    </w:p>
    <w:tbl>
      <w:tblPr>
        <w:tblStyle w:val="TableGrid"/>
        <w:tblW w:w="0" w:type="auto"/>
        <w:tblLook w:val="04A0" w:firstRow="1" w:lastRow="0" w:firstColumn="1" w:lastColumn="0" w:noHBand="0" w:noVBand="1"/>
      </w:tblPr>
      <w:tblGrid>
        <w:gridCol w:w="715"/>
        <w:gridCol w:w="1530"/>
        <w:gridCol w:w="892"/>
        <w:gridCol w:w="870"/>
        <w:gridCol w:w="2377"/>
        <w:gridCol w:w="1520"/>
        <w:gridCol w:w="990"/>
      </w:tblGrid>
      <w:tr w:rsidR="00FD0F80" w:rsidRPr="001F473C" w14:paraId="37C08A5E" w14:textId="695750BB" w:rsidTr="00BB7DAF">
        <w:tc>
          <w:tcPr>
            <w:tcW w:w="8894" w:type="dxa"/>
            <w:gridSpan w:val="7"/>
            <w:tcBorders>
              <w:top w:val="nil"/>
              <w:left w:val="nil"/>
              <w:right w:val="nil"/>
            </w:tcBorders>
          </w:tcPr>
          <w:p w14:paraId="55C0F64A" w14:textId="6669DE05" w:rsidR="00FD0F80" w:rsidRPr="001F473C" w:rsidRDefault="00FD0F80" w:rsidP="0035031E">
            <w:pPr>
              <w:suppressLineNumbers/>
              <w:spacing w:line="240" w:lineRule="auto"/>
              <w:rPr>
                <w:rFonts w:cs="Times New Roman"/>
              </w:rPr>
            </w:pPr>
            <w:r w:rsidRPr="001F473C">
              <w:rPr>
                <w:rFonts w:cs="Times New Roman"/>
                <w:b/>
                <w:bCs/>
              </w:rPr>
              <w:lastRenderedPageBreak/>
              <w:t>Table 2.</w:t>
            </w:r>
            <w:r w:rsidR="00512CF8" w:rsidRPr="001F473C">
              <w:rPr>
                <w:rFonts w:cs="Times New Roman"/>
              </w:rPr>
              <w:t xml:space="preserve"> Characteristics of surface fuel and ground cover between once-burned and thrice-burned plots. </w:t>
            </w:r>
          </w:p>
        </w:tc>
      </w:tr>
      <w:tr w:rsidR="00BB7DAF" w:rsidRPr="001F473C" w14:paraId="34320180" w14:textId="57FDF9D2">
        <w:tc>
          <w:tcPr>
            <w:tcW w:w="715" w:type="dxa"/>
          </w:tcPr>
          <w:p w14:paraId="70890852" w14:textId="43316D8A" w:rsidR="00BB7DAF" w:rsidRPr="001F473C" w:rsidRDefault="00BB7DAF" w:rsidP="0035031E">
            <w:pPr>
              <w:suppressLineNumbers/>
              <w:spacing w:line="240" w:lineRule="auto"/>
              <w:rPr>
                <w:rFonts w:cs="Times New Roman"/>
              </w:rPr>
            </w:pPr>
            <w:r w:rsidRPr="001F473C">
              <w:rPr>
                <w:rFonts w:cs="Times New Roman"/>
              </w:rPr>
              <w:t>Burn</w:t>
            </w:r>
          </w:p>
        </w:tc>
        <w:tc>
          <w:tcPr>
            <w:tcW w:w="1530" w:type="dxa"/>
          </w:tcPr>
          <w:p w14:paraId="54111944" w14:textId="6CD5E023" w:rsidR="00BB7DAF" w:rsidRPr="001F473C" w:rsidRDefault="00BB7DAF" w:rsidP="0035031E">
            <w:pPr>
              <w:suppressLineNumbers/>
              <w:spacing w:line="240" w:lineRule="auto"/>
              <w:rPr>
                <w:rFonts w:cs="Times New Roman"/>
              </w:rPr>
            </w:pPr>
            <w:r w:rsidRPr="001F473C">
              <w:rPr>
                <w:rFonts w:cs="Times New Roman"/>
              </w:rPr>
              <w:t>Fuel Type</w:t>
            </w:r>
          </w:p>
        </w:tc>
        <w:tc>
          <w:tcPr>
            <w:tcW w:w="892" w:type="dxa"/>
          </w:tcPr>
          <w:p w14:paraId="2F0319B3" w14:textId="423A8886" w:rsidR="00BB7DAF" w:rsidRPr="001F473C" w:rsidRDefault="00BB7DAF" w:rsidP="0035031E">
            <w:pPr>
              <w:suppressLineNumbers/>
              <w:spacing w:line="240" w:lineRule="auto"/>
              <w:rPr>
                <w:rFonts w:cs="Times New Roman"/>
              </w:rPr>
            </w:pPr>
            <w:r w:rsidRPr="001F473C">
              <w:rPr>
                <w:rFonts w:cs="Times New Roman"/>
              </w:rPr>
              <w:t>% Cover</w:t>
            </w:r>
          </w:p>
        </w:tc>
        <w:tc>
          <w:tcPr>
            <w:tcW w:w="870" w:type="dxa"/>
          </w:tcPr>
          <w:p w14:paraId="24FDB342" w14:textId="4F1C686F" w:rsidR="00BB7DAF" w:rsidRPr="001F473C" w:rsidRDefault="00BB7DAF" w:rsidP="0035031E">
            <w:pPr>
              <w:suppressLineNumbers/>
              <w:spacing w:line="240" w:lineRule="auto"/>
              <w:rPr>
                <w:rFonts w:cs="Times New Roman"/>
              </w:rPr>
            </w:pPr>
            <w:r w:rsidRPr="001F473C">
              <w:rPr>
                <w:rFonts w:cs="Times New Roman"/>
              </w:rPr>
              <w:t>Height (m)</w:t>
            </w:r>
          </w:p>
        </w:tc>
        <w:tc>
          <w:tcPr>
            <w:tcW w:w="2377" w:type="dxa"/>
          </w:tcPr>
          <w:p w14:paraId="07E62573" w14:textId="05979781" w:rsidR="00BB7DAF" w:rsidRPr="001F473C" w:rsidRDefault="00BB7DAF" w:rsidP="0035031E">
            <w:pPr>
              <w:suppressLineNumbers/>
              <w:spacing w:line="240" w:lineRule="auto"/>
              <w:rPr>
                <w:rFonts w:cs="Times New Roman"/>
              </w:rPr>
            </w:pPr>
            <w:r w:rsidRPr="001F473C">
              <w:rPr>
                <w:rFonts w:cs="Times New Roman"/>
              </w:rPr>
              <w:t>Moisture (%)</w:t>
            </w:r>
          </w:p>
        </w:tc>
        <w:tc>
          <w:tcPr>
            <w:tcW w:w="1520" w:type="dxa"/>
          </w:tcPr>
          <w:p w14:paraId="42BBB743" w14:textId="6D9AA34E" w:rsidR="00BB7DAF" w:rsidRPr="001F473C" w:rsidRDefault="00BB7DAF" w:rsidP="0035031E">
            <w:pPr>
              <w:suppressLineNumbers/>
              <w:spacing w:line="240" w:lineRule="auto"/>
              <w:rPr>
                <w:rFonts w:cs="Times New Roman"/>
              </w:rPr>
            </w:pPr>
            <w:r w:rsidRPr="001F473C">
              <w:rPr>
                <w:rFonts w:cs="Times New Roman"/>
              </w:rPr>
              <w:t>Bulk Density (kg/m</w:t>
            </w:r>
            <w:r w:rsidRPr="001F473C">
              <w:rPr>
                <w:rFonts w:cs="Times New Roman"/>
                <w:vertAlign w:val="superscript"/>
              </w:rPr>
              <w:t>3</w:t>
            </w:r>
            <w:r w:rsidRPr="001F473C">
              <w:rPr>
                <w:rFonts w:cs="Times New Roman"/>
              </w:rPr>
              <w:t>)</w:t>
            </w:r>
          </w:p>
        </w:tc>
        <w:tc>
          <w:tcPr>
            <w:tcW w:w="990" w:type="dxa"/>
          </w:tcPr>
          <w:p w14:paraId="4565DC1C" w14:textId="6D6CA22E" w:rsidR="00BB7DAF" w:rsidRPr="001F473C" w:rsidRDefault="00BB7DAF" w:rsidP="0035031E">
            <w:pPr>
              <w:suppressLineNumbers/>
              <w:spacing w:line="240" w:lineRule="auto"/>
              <w:rPr>
                <w:rFonts w:cs="Times New Roman"/>
              </w:rPr>
            </w:pPr>
            <w:r w:rsidRPr="001F473C">
              <w:rPr>
                <w:rFonts w:cs="Times New Roman"/>
              </w:rPr>
              <w:t>Load (kg/m</w:t>
            </w:r>
            <w:r w:rsidRPr="001F473C">
              <w:rPr>
                <w:rFonts w:cs="Times New Roman"/>
                <w:vertAlign w:val="superscript"/>
              </w:rPr>
              <w:t>2</w:t>
            </w:r>
            <w:r w:rsidRPr="001F473C">
              <w:rPr>
                <w:rFonts w:cs="Times New Roman"/>
              </w:rPr>
              <w:t>)</w:t>
            </w:r>
          </w:p>
        </w:tc>
      </w:tr>
      <w:tr w:rsidR="00BB7DAF" w:rsidRPr="001F473C" w14:paraId="06A5B636" w14:textId="4A64142B">
        <w:tc>
          <w:tcPr>
            <w:tcW w:w="715" w:type="dxa"/>
            <w:vMerge w:val="restart"/>
          </w:tcPr>
          <w:p w14:paraId="7D705D65" w14:textId="3FD274FC" w:rsidR="00BB7DAF" w:rsidRPr="001F473C" w:rsidRDefault="00BB7DAF" w:rsidP="0035031E">
            <w:pPr>
              <w:suppressLineNumbers/>
              <w:spacing w:line="240" w:lineRule="auto"/>
              <w:rPr>
                <w:rFonts w:cs="Times New Roman"/>
              </w:rPr>
            </w:pPr>
            <w:r w:rsidRPr="001F473C">
              <w:rPr>
                <w:rFonts w:cs="Times New Roman"/>
              </w:rPr>
              <w:t>1</w:t>
            </w:r>
          </w:p>
        </w:tc>
        <w:tc>
          <w:tcPr>
            <w:tcW w:w="1530" w:type="dxa"/>
          </w:tcPr>
          <w:p w14:paraId="5ABBD9FC" w14:textId="02610293"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73A680C5" w14:textId="749DA91A" w:rsidR="00BB7DAF" w:rsidRPr="001F473C" w:rsidRDefault="00BB7DAF" w:rsidP="00512CF8">
            <w:pPr>
              <w:suppressLineNumbers/>
              <w:spacing w:line="240" w:lineRule="auto"/>
              <w:jc w:val="center"/>
              <w:rPr>
                <w:rFonts w:cs="Times New Roman"/>
              </w:rPr>
            </w:pPr>
            <w:r w:rsidRPr="001F473C">
              <w:rPr>
                <w:rFonts w:cs="Times New Roman"/>
              </w:rPr>
              <w:t>13.9%</w:t>
            </w:r>
          </w:p>
        </w:tc>
        <w:tc>
          <w:tcPr>
            <w:tcW w:w="870" w:type="dxa"/>
          </w:tcPr>
          <w:p w14:paraId="55A6F8CE" w14:textId="25629C6F"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7E9F9311"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1EB96C2F" w14:textId="4AD9FA7F" w:rsidR="00BB7DAF" w:rsidRPr="001F473C" w:rsidRDefault="00BB7DAF" w:rsidP="00512CF8">
            <w:pPr>
              <w:suppressLineNumbers/>
              <w:spacing w:line="240" w:lineRule="auto"/>
              <w:jc w:val="center"/>
              <w:rPr>
                <w:rFonts w:cs="Times New Roman"/>
              </w:rPr>
            </w:pPr>
            <w:r w:rsidRPr="001F473C">
              <w:rPr>
                <w:rFonts w:cs="Times New Roman"/>
              </w:rPr>
              <w:t>38</w:t>
            </w:r>
          </w:p>
        </w:tc>
        <w:tc>
          <w:tcPr>
            <w:tcW w:w="1520" w:type="dxa"/>
          </w:tcPr>
          <w:p w14:paraId="5D38B3B1" w14:textId="441097C5"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C66A017" w14:textId="0AC739F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7C54A7BA" w14:textId="325F2240">
        <w:tc>
          <w:tcPr>
            <w:tcW w:w="715" w:type="dxa"/>
            <w:vMerge/>
          </w:tcPr>
          <w:p w14:paraId="1E4BE127" w14:textId="77777777" w:rsidR="00BB7DAF" w:rsidRPr="001F473C" w:rsidRDefault="00BB7DAF" w:rsidP="0035031E">
            <w:pPr>
              <w:suppressLineNumbers/>
              <w:spacing w:line="240" w:lineRule="auto"/>
              <w:rPr>
                <w:rFonts w:cs="Times New Roman"/>
              </w:rPr>
            </w:pPr>
          </w:p>
        </w:tc>
        <w:tc>
          <w:tcPr>
            <w:tcW w:w="1530" w:type="dxa"/>
          </w:tcPr>
          <w:p w14:paraId="60096898" w14:textId="3F4D1BE0"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63FE7E73" w14:textId="5C6D0DC7" w:rsidR="00BB7DAF" w:rsidRPr="001F473C" w:rsidRDefault="00BB7DAF" w:rsidP="00512CF8">
            <w:pPr>
              <w:suppressLineNumbers/>
              <w:spacing w:line="240" w:lineRule="auto"/>
              <w:jc w:val="center"/>
              <w:rPr>
                <w:rFonts w:cs="Times New Roman"/>
              </w:rPr>
            </w:pPr>
            <w:r w:rsidRPr="001F473C">
              <w:rPr>
                <w:rFonts w:cs="Times New Roman"/>
              </w:rPr>
              <w:t>86.2%</w:t>
            </w:r>
          </w:p>
        </w:tc>
        <w:tc>
          <w:tcPr>
            <w:tcW w:w="870" w:type="dxa"/>
          </w:tcPr>
          <w:p w14:paraId="3545E13D" w14:textId="244116C0"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7A2F69BC" w14:textId="689A32E6" w:rsidR="00BB7DAF" w:rsidRPr="001F473C" w:rsidRDefault="00BB7DAF" w:rsidP="00512CF8">
            <w:pPr>
              <w:suppressLineNumbers/>
              <w:spacing w:line="240" w:lineRule="auto"/>
              <w:jc w:val="center"/>
              <w:rPr>
                <w:rFonts w:cs="Times New Roman"/>
              </w:rPr>
            </w:pPr>
          </w:p>
        </w:tc>
        <w:tc>
          <w:tcPr>
            <w:tcW w:w="1520" w:type="dxa"/>
          </w:tcPr>
          <w:p w14:paraId="6CCCD06B" w14:textId="54C10A9E" w:rsidR="00BB7DAF" w:rsidRPr="001F473C" w:rsidRDefault="00BB7DAF" w:rsidP="00512CF8">
            <w:pPr>
              <w:suppressLineNumbers/>
              <w:spacing w:line="240" w:lineRule="auto"/>
              <w:jc w:val="center"/>
              <w:rPr>
                <w:rFonts w:cs="Times New Roman"/>
              </w:rPr>
            </w:pPr>
            <w:r w:rsidRPr="001F473C">
              <w:rPr>
                <w:rFonts w:cs="Times New Roman"/>
              </w:rPr>
              <w:t>3.64</w:t>
            </w:r>
          </w:p>
        </w:tc>
        <w:tc>
          <w:tcPr>
            <w:tcW w:w="990" w:type="dxa"/>
          </w:tcPr>
          <w:p w14:paraId="06B1C5EC" w14:textId="17C34994" w:rsidR="00BB7DAF" w:rsidRPr="001F473C" w:rsidRDefault="00BB7DAF" w:rsidP="0035031E">
            <w:pPr>
              <w:suppressLineNumbers/>
              <w:spacing w:line="240" w:lineRule="auto"/>
              <w:rPr>
                <w:rFonts w:cs="Times New Roman"/>
              </w:rPr>
            </w:pPr>
            <w:r w:rsidRPr="001F473C">
              <w:rPr>
                <w:rFonts w:cs="Times New Roman"/>
              </w:rPr>
              <w:t>0.0668</w:t>
            </w:r>
          </w:p>
        </w:tc>
      </w:tr>
      <w:tr w:rsidR="00BB7DAF" w:rsidRPr="001F473C" w14:paraId="060D5D00" w14:textId="1A8B727B">
        <w:tc>
          <w:tcPr>
            <w:tcW w:w="715" w:type="dxa"/>
            <w:vMerge w:val="restart"/>
          </w:tcPr>
          <w:p w14:paraId="56B374E4" w14:textId="0C334874" w:rsidR="00BB7DAF" w:rsidRPr="001F473C" w:rsidRDefault="00BB7DAF" w:rsidP="0035031E">
            <w:pPr>
              <w:suppressLineNumbers/>
              <w:spacing w:line="240" w:lineRule="auto"/>
              <w:rPr>
                <w:rFonts w:cs="Times New Roman"/>
              </w:rPr>
            </w:pPr>
            <w:r w:rsidRPr="001F473C">
              <w:rPr>
                <w:rFonts w:cs="Times New Roman"/>
              </w:rPr>
              <w:t>3</w:t>
            </w:r>
          </w:p>
        </w:tc>
        <w:tc>
          <w:tcPr>
            <w:tcW w:w="1530" w:type="dxa"/>
          </w:tcPr>
          <w:p w14:paraId="3D984571" w14:textId="278F6EE1"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15ACC822" w14:textId="0A46DA7C" w:rsidR="00BB7DAF" w:rsidRPr="001F473C" w:rsidRDefault="00BB7DAF" w:rsidP="00512CF8">
            <w:pPr>
              <w:suppressLineNumbers/>
              <w:spacing w:line="240" w:lineRule="auto"/>
              <w:jc w:val="center"/>
              <w:rPr>
                <w:rFonts w:cs="Times New Roman"/>
              </w:rPr>
            </w:pPr>
            <w:r w:rsidRPr="001F473C">
              <w:rPr>
                <w:rFonts w:cs="Times New Roman"/>
              </w:rPr>
              <w:t>61.1%</w:t>
            </w:r>
          </w:p>
        </w:tc>
        <w:tc>
          <w:tcPr>
            <w:tcW w:w="870" w:type="dxa"/>
          </w:tcPr>
          <w:p w14:paraId="20869027" w14:textId="4D224BDD"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23FD03D0"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59141302" w14:textId="3C87FE95" w:rsidR="00BB7DAF" w:rsidRPr="001F473C" w:rsidRDefault="00BB7DAF" w:rsidP="00512CF8">
            <w:pPr>
              <w:suppressLineNumbers/>
              <w:spacing w:line="240" w:lineRule="auto"/>
              <w:jc w:val="center"/>
              <w:rPr>
                <w:rFonts w:cs="Times New Roman"/>
              </w:rPr>
            </w:pPr>
            <w:r w:rsidRPr="001F473C">
              <w:rPr>
                <w:rFonts w:cs="Times New Roman"/>
              </w:rPr>
              <w:t>65</w:t>
            </w:r>
          </w:p>
        </w:tc>
        <w:tc>
          <w:tcPr>
            <w:tcW w:w="1520" w:type="dxa"/>
          </w:tcPr>
          <w:p w14:paraId="13FB5A8D" w14:textId="0CC12FD6"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2B38D0E" w14:textId="04A60EA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3E33CC7B" w14:textId="7E2BD4E6">
        <w:tc>
          <w:tcPr>
            <w:tcW w:w="715" w:type="dxa"/>
            <w:vMerge/>
          </w:tcPr>
          <w:p w14:paraId="49B58B63" w14:textId="77777777" w:rsidR="00BB7DAF" w:rsidRPr="001F473C" w:rsidRDefault="00BB7DAF" w:rsidP="0035031E">
            <w:pPr>
              <w:suppressLineNumbers/>
              <w:spacing w:line="240" w:lineRule="auto"/>
              <w:rPr>
                <w:rFonts w:cs="Times New Roman"/>
              </w:rPr>
            </w:pPr>
          </w:p>
        </w:tc>
        <w:tc>
          <w:tcPr>
            <w:tcW w:w="1530" w:type="dxa"/>
          </w:tcPr>
          <w:p w14:paraId="54B12C41" w14:textId="34A04D39"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2BFBAAE8" w14:textId="0BB1287D" w:rsidR="00BB7DAF" w:rsidRPr="001F473C" w:rsidRDefault="00BB7DAF" w:rsidP="00512CF8">
            <w:pPr>
              <w:suppressLineNumbers/>
              <w:spacing w:line="240" w:lineRule="auto"/>
              <w:jc w:val="center"/>
              <w:rPr>
                <w:rFonts w:cs="Times New Roman"/>
              </w:rPr>
            </w:pPr>
            <w:r w:rsidRPr="001F473C">
              <w:rPr>
                <w:rFonts w:cs="Times New Roman"/>
              </w:rPr>
              <w:t>38.9%</w:t>
            </w:r>
          </w:p>
        </w:tc>
        <w:tc>
          <w:tcPr>
            <w:tcW w:w="870" w:type="dxa"/>
          </w:tcPr>
          <w:p w14:paraId="70D85255" w14:textId="3F9BDE11"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556DC1C8" w14:textId="4E942284" w:rsidR="00BB7DAF" w:rsidRPr="001F473C" w:rsidRDefault="00BB7DAF" w:rsidP="00512CF8">
            <w:pPr>
              <w:suppressLineNumbers/>
              <w:spacing w:line="240" w:lineRule="auto"/>
              <w:jc w:val="center"/>
              <w:rPr>
                <w:rFonts w:cs="Times New Roman"/>
              </w:rPr>
            </w:pPr>
          </w:p>
        </w:tc>
        <w:tc>
          <w:tcPr>
            <w:tcW w:w="1520" w:type="dxa"/>
          </w:tcPr>
          <w:p w14:paraId="66A950AF" w14:textId="07088CF9" w:rsidR="00BB7DAF" w:rsidRPr="001F473C" w:rsidRDefault="00BB7DAF" w:rsidP="00512CF8">
            <w:pPr>
              <w:suppressLineNumbers/>
              <w:spacing w:line="240" w:lineRule="auto"/>
              <w:jc w:val="center"/>
              <w:rPr>
                <w:rFonts w:cs="Times New Roman"/>
              </w:rPr>
            </w:pPr>
            <w:r w:rsidRPr="001F473C">
              <w:rPr>
                <w:rFonts w:cs="Times New Roman"/>
              </w:rPr>
              <w:t>10.2</w:t>
            </w:r>
          </w:p>
        </w:tc>
        <w:tc>
          <w:tcPr>
            <w:tcW w:w="990" w:type="dxa"/>
          </w:tcPr>
          <w:p w14:paraId="729382A6" w14:textId="132F5BA7" w:rsidR="00BB7DAF" w:rsidRPr="001F473C" w:rsidRDefault="00BB7DAF" w:rsidP="0035031E">
            <w:pPr>
              <w:suppressLineNumbers/>
              <w:spacing w:line="240" w:lineRule="auto"/>
              <w:rPr>
                <w:rFonts w:cs="Times New Roman"/>
              </w:rPr>
            </w:pPr>
            <w:r w:rsidRPr="001F473C">
              <w:rPr>
                <w:rFonts w:cs="Times New Roman"/>
              </w:rPr>
              <w:t>0.0238</w:t>
            </w:r>
          </w:p>
        </w:tc>
      </w:tr>
    </w:tbl>
    <w:p w14:paraId="2A13EE9D" w14:textId="77777777" w:rsidR="00FD0F80" w:rsidRPr="001F473C" w:rsidRDefault="00FD0F80" w:rsidP="0035031E">
      <w:pPr>
        <w:suppressLineNumbers/>
        <w:spacing w:line="240" w:lineRule="auto"/>
        <w:rPr>
          <w:rFonts w:cs="Times New Roman"/>
        </w:rPr>
      </w:pPr>
    </w:p>
    <w:p w14:paraId="1CD2688B" w14:textId="77777777" w:rsidR="00FD0F80" w:rsidRPr="001F473C" w:rsidRDefault="00FD0F80" w:rsidP="0035031E">
      <w:pPr>
        <w:suppressLineNumbers/>
        <w:spacing w:line="240" w:lineRule="auto"/>
        <w:rPr>
          <w:rFonts w:cs="Times New Roman"/>
        </w:rPr>
      </w:pPr>
    </w:p>
    <w:p w14:paraId="6709C9BC" w14:textId="758F7D9A" w:rsidR="0035031E" w:rsidRPr="001F473C" w:rsidRDefault="0035031E" w:rsidP="0035031E">
      <w:pPr>
        <w:suppressLineNumbers/>
        <w:spacing w:line="240" w:lineRule="auto"/>
        <w:rPr>
          <w:rFonts w:cs="Times New Roman"/>
        </w:rPr>
      </w:pPr>
      <w:r w:rsidRPr="001F473C">
        <w:rPr>
          <w:rFonts w:cs="Times New Roman"/>
          <w:noProof/>
        </w:rPr>
        <w:drawing>
          <wp:inline distT="0" distB="0" distL="0" distR="0" wp14:anchorId="2A88E601" wp14:editId="60EC7F84">
            <wp:extent cx="5713744" cy="1792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2">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50664C90" w14:textId="7DF0620E" w:rsidR="0035031E"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4</w:t>
      </w:r>
      <w:r w:rsidRPr="001F473C">
        <w:rPr>
          <w:rFonts w:cs="Times New Roman"/>
          <w:b/>
          <w:bCs/>
        </w:rPr>
        <w:t>.</w:t>
      </w:r>
      <w:r w:rsidRPr="001F473C">
        <w:rPr>
          <w:rFonts w:cs="Times New Roman"/>
        </w:rPr>
        <w:t xml:space="preserve"> Surface fuels across once- and thrice-burned simulated landscapes. X = 0 indicates the transition zone. </w:t>
      </w:r>
      <w:r w:rsidR="00B95F3E" w:rsidRPr="001F473C">
        <w:rPr>
          <w:rFonts w:cs="Times New Roman"/>
        </w:rPr>
        <w:t>Surface fuels are split into two classes:1) litter only, shown in tan, where leaves, lichen, moss, and organic material are present, but not understory vegetation; and 2) litter, herbs, and shrubs, shown in green, where herbs and woody shrubs are present on top of the existing litter layer.</w:t>
      </w:r>
      <w:r w:rsidRPr="001F473C">
        <w:rPr>
          <w:rFonts w:cs="Times New Roman"/>
        </w:rPr>
        <w:t xml:space="preserve"> </w:t>
      </w:r>
    </w:p>
    <w:p w14:paraId="05F40BE5" w14:textId="77777777" w:rsidR="00512CF8" w:rsidRPr="001F473C" w:rsidRDefault="00512CF8" w:rsidP="00483C9A">
      <w:pPr>
        <w:suppressLineNumbers/>
        <w:spacing w:line="240" w:lineRule="auto"/>
        <w:rPr>
          <w:rFonts w:cs="Times New Roman"/>
        </w:rPr>
      </w:pPr>
    </w:p>
    <w:p w14:paraId="0000004A" w14:textId="1EDA20A8" w:rsidR="00FD1B39" w:rsidRPr="001F473C" w:rsidRDefault="00411E27" w:rsidP="00251D38">
      <w:pPr>
        <w:ind w:firstLine="720"/>
        <w:rPr>
          <w:rFonts w:cs="Times New Roman"/>
        </w:rPr>
      </w:pPr>
      <w:r w:rsidRPr="001F473C">
        <w:rPr>
          <w:rFonts w:cs="Times New Roman"/>
        </w:rPr>
        <w:t xml:space="preserve">Trees of all species displayed a non-random spatial distribution (Fig. </w:t>
      </w:r>
      <w:r w:rsidR="00007890" w:rsidRPr="001F473C">
        <w:rPr>
          <w:rFonts w:cs="Times New Roman"/>
        </w:rPr>
        <w:t>5)</w:t>
      </w:r>
      <w:r w:rsidRPr="001F473C">
        <w:rPr>
          <w:rFonts w:cs="Times New Roman"/>
        </w:rPr>
        <w:t>. While Eberhardt’s index for all species was above the 1.27 random pattern threshold, the spatial dispersion of species differ</w:t>
      </w:r>
      <w:r w:rsidR="004C6443" w:rsidRPr="001F473C">
        <w:rPr>
          <w:rFonts w:cs="Times New Roman"/>
        </w:rPr>
        <w:t xml:space="preserve">ed </w:t>
      </w:r>
      <w:r w:rsidRPr="001F473C">
        <w:rPr>
          <w:rFonts w:cs="Times New Roman"/>
        </w:rPr>
        <w:t>between once-burned and thrice-burned plots.</w:t>
      </w:r>
      <w:r w:rsidR="00512CF8" w:rsidRPr="001F473C">
        <w:rPr>
          <w:rFonts w:cs="Times New Roman"/>
        </w:rPr>
        <w:t xml:space="preserve"> </w:t>
      </w:r>
      <w:r w:rsidR="00B95F3E" w:rsidRPr="001F473C">
        <w:rPr>
          <w:rFonts w:cs="Times New Roman"/>
        </w:rPr>
        <w:t>Variability among species was the greatest in the once- and thrice-burned plots.</w:t>
      </w:r>
      <w:r w:rsidRPr="001F473C">
        <w:rPr>
          <w:rFonts w:cs="Times New Roman"/>
        </w:rPr>
        <w:t xml:space="preserve"> Eberhardt’s index values for aspen in particular show the greatest change across burn history, increasing from </w:t>
      </w:r>
      <w:r w:rsidR="004263B1" w:rsidRPr="001F473C">
        <w:rPr>
          <w:rFonts w:cs="Times New Roman"/>
        </w:rPr>
        <w:t xml:space="preserve">1.37 to 1.71 to 2.69 </w:t>
      </w:r>
      <w:r w:rsidR="004263B1" w:rsidRPr="001F473C">
        <w:rPr>
          <w:rFonts w:cs="Times New Roman"/>
        </w:rPr>
        <w:lastRenderedPageBreak/>
        <w:t>after three fires</w:t>
      </w:r>
      <w:r w:rsidR="00512CF8" w:rsidRPr="001F473C">
        <w:rPr>
          <w:rFonts w:cs="Times New Roman"/>
        </w:rPr>
        <w:t>, indicating a more clumped spatial pattern</w:t>
      </w:r>
      <w:r w:rsidR="004263B1" w:rsidRPr="001F473C">
        <w:rPr>
          <w:rFonts w:cs="Times New Roman"/>
        </w:rPr>
        <w:t xml:space="preserve">. </w:t>
      </w:r>
      <w:r w:rsidRPr="001F473C">
        <w:rPr>
          <w:rFonts w:cs="Times New Roman"/>
          <w:noProof/>
        </w:rPr>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1EA1382D" w:rsidR="009F7412" w:rsidRPr="001F473C" w:rsidRDefault="00BB31E8"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5</w:t>
      </w:r>
      <w:r w:rsidRPr="001F473C">
        <w:rPr>
          <w:rFonts w:cs="Times New Roman"/>
          <w:b/>
          <w:bCs/>
        </w:rPr>
        <w:t>.</w:t>
      </w:r>
      <w:r w:rsidRPr="001F473C">
        <w:rPr>
          <w:rFonts w:cs="Times New Roman"/>
        </w:rPr>
        <w:t xml:space="preserve"> </w:t>
      </w:r>
      <w:r w:rsidR="00B95F3E" w:rsidRPr="001F473C">
        <w:rPr>
          <w:rFonts w:cs="Times New Roman"/>
        </w:rPr>
        <w:t>Eberhardt’s index (a metric of dispersion based on random point-to-nearest-organism distances) across reburn history.</w:t>
      </w:r>
      <w:r w:rsidR="005760E6" w:rsidRPr="001F473C">
        <w:rPr>
          <w:rFonts w:cs="Times New Roman"/>
        </w:rPr>
        <w:t xml:space="preserve"> </w:t>
      </w:r>
      <w:r w:rsidR="00B95F3E" w:rsidRPr="001F473C">
        <w:rPr>
          <w:rFonts w:cs="Times New Roman"/>
        </w:rPr>
        <w:t>The expected value in a random population is 1.27; values below suggest a regular pattern and values above suggest clumping.</w:t>
      </w:r>
      <w:r w:rsidR="005760E6" w:rsidRPr="001F473C">
        <w:rPr>
          <w:rFonts w:cs="Times New Roman"/>
        </w:rPr>
        <w:t xml:space="preserve"> </w:t>
      </w:r>
    </w:p>
    <w:p w14:paraId="2E331CAB" w14:textId="77777777" w:rsidR="00F451E2" w:rsidRPr="001F473C" w:rsidRDefault="00F451E2" w:rsidP="00483C9A">
      <w:pPr>
        <w:suppressLineNumbers/>
        <w:spacing w:line="240" w:lineRule="auto"/>
        <w:rPr>
          <w:rFonts w:cs="Times New Roman"/>
        </w:rPr>
      </w:pPr>
    </w:p>
    <w:p w14:paraId="6BD8A627" w14:textId="31392566" w:rsidR="00CE6662" w:rsidRPr="001F473C" w:rsidRDefault="0072401A" w:rsidP="00483C9A">
      <w:pPr>
        <w:pStyle w:val="Heading3"/>
        <w:spacing w:line="480" w:lineRule="auto"/>
      </w:pPr>
      <w:r w:rsidRPr="001F473C">
        <w:t xml:space="preserve">3.3 </w:t>
      </w:r>
      <w:r w:rsidR="0092718D" w:rsidRPr="001F473C">
        <w:t xml:space="preserve">Modeled </w:t>
      </w:r>
      <w:r w:rsidR="004C6443" w:rsidRPr="001F473C">
        <w:t>F</w:t>
      </w:r>
      <w:r w:rsidR="0092718D" w:rsidRPr="001F473C">
        <w:t xml:space="preserve">ire </w:t>
      </w:r>
      <w:r w:rsidR="004C6443" w:rsidRPr="001F473C">
        <w:t>B</w:t>
      </w:r>
      <w:r w:rsidR="0092718D" w:rsidRPr="001F473C">
        <w:t>ehavior</w:t>
      </w:r>
    </w:p>
    <w:p w14:paraId="30F50CFE" w14:textId="48095E90" w:rsidR="00300169" w:rsidRPr="001F473C" w:rsidRDefault="00B95F3E" w:rsidP="00BB7DAF">
      <w:pPr>
        <w:ind w:firstLine="720"/>
        <w:rPr>
          <w:rFonts w:cs="Times New Roman"/>
        </w:rPr>
      </w:pPr>
      <w:r w:rsidRPr="001F473C">
        <w:rPr>
          <w:rFonts w:cs="Times New Roman"/>
        </w:rPr>
        <w:t>Simulations show a typical forest canopy flow upwind of the transition point (x = 0) consisting of a turbulent field with sweeps and jet formation acting as the primary mechanism for upward and downwards air movement</w:t>
      </w:r>
      <w:r w:rsidR="00226D36" w:rsidRPr="001F473C">
        <w:rPr>
          <w:rFonts w:cs="Times New Roman"/>
        </w:rPr>
        <w:t>.</w:t>
      </w:r>
      <w:r w:rsidR="00BB7DAF" w:rsidRPr="001F473C">
        <w:rPr>
          <w:rFonts w:cs="Times New Roman"/>
        </w:rPr>
        <w:t xml:space="preserve"> </w:t>
      </w:r>
      <w:r w:rsidRPr="001F473C">
        <w:rPr>
          <w:rFonts w:cs="Times New Roman"/>
        </w:rPr>
        <w:t>As the flow approaches the transition point, there is a reversal of the canopy flow direction associated with the detachment of the above canopy flow and void in pressure on the upwind edge of the mature black spruce canopy.</w:t>
      </w:r>
      <w:r w:rsidR="00BB7DAF" w:rsidRPr="001F473C">
        <w:rPr>
          <w:rFonts w:cs="Times New Roman"/>
        </w:rPr>
        <w:t xml:space="preserve"> </w:t>
      </w:r>
      <w:r w:rsidR="002C7E01" w:rsidRPr="001F473C">
        <w:rPr>
          <w:rFonts w:cs="Times New Roman"/>
        </w:rPr>
        <w:t>After 50–100 m, the flow above the canopy flow reattaches, resulting in a significant increase in the wind velocity (Fig 8).</w:t>
      </w:r>
      <w:r w:rsidR="00BB7DAF" w:rsidRPr="001F473C">
        <w:rPr>
          <w:rFonts w:cs="Times New Roman"/>
        </w:rPr>
        <w:t xml:space="preserve"> </w:t>
      </w:r>
      <w:r w:rsidR="002C7E01" w:rsidRPr="001F473C">
        <w:rPr>
          <w:rFonts w:cs="Times New Roman"/>
        </w:rPr>
        <w:t>Wind speeds were slightly higher in mean fuel scenarios than in high fuel scenarios, regardless of the burn history.</w:t>
      </w:r>
      <w:r w:rsidR="00300169" w:rsidRPr="001F473C">
        <w:rPr>
          <w:rFonts w:cs="Times New Roman"/>
        </w:rPr>
        <w:t xml:space="preserve"> The primary difference between burn scenarios is the slightly faster wind speeds present towards the edge of the once-burned simulated landscape (x = 100 to 200, wind speeds reach 6 m/s, Fig. </w:t>
      </w:r>
      <w:r w:rsidR="002C7E01" w:rsidRPr="001F473C">
        <w:rPr>
          <w:rFonts w:cs="Times New Roman"/>
        </w:rPr>
        <w:t>6A) compared to the thrice-burned landscape (in the same region, wind speeds reach 4 m/s; Fig.</w:t>
      </w:r>
      <w:r w:rsidR="00300169" w:rsidRPr="001F473C">
        <w:rPr>
          <w:rFonts w:cs="Times New Roman"/>
        </w:rPr>
        <w:t xml:space="preserve"> 6B).</w:t>
      </w:r>
    </w:p>
    <w:p w14:paraId="35FC73E2" w14:textId="77777777" w:rsidR="00300169" w:rsidRPr="001F473C" w:rsidRDefault="00300169" w:rsidP="00300169">
      <w:pPr>
        <w:suppressLineNumbers/>
        <w:rPr>
          <w:rFonts w:cs="Times New Roman"/>
        </w:rPr>
      </w:pPr>
      <w:r w:rsidRPr="001F473C">
        <w:rPr>
          <w:rFonts w:cs="Times New Roman"/>
          <w:noProof/>
        </w:rPr>
        <w:lastRenderedPageBreak/>
        <w:drawing>
          <wp:inline distT="0" distB="0" distL="0" distR="0" wp14:anchorId="79D2C7D8" wp14:editId="264994D8">
            <wp:extent cx="5825515" cy="3883677"/>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855319" cy="3903546"/>
                    </a:xfrm>
                    <a:prstGeom prst="rect">
                      <a:avLst/>
                    </a:prstGeom>
                  </pic:spPr>
                </pic:pic>
              </a:graphicData>
            </a:graphic>
          </wp:inline>
        </w:drawing>
      </w:r>
    </w:p>
    <w:p w14:paraId="0C72FF74" w14:textId="1BCC3AA9" w:rsidR="00300169" w:rsidRPr="001F473C" w:rsidRDefault="00300169" w:rsidP="00483C9A">
      <w:pPr>
        <w:suppressLineNumbers/>
        <w:spacing w:line="240" w:lineRule="auto"/>
        <w:rPr>
          <w:rFonts w:cs="Times New Roman"/>
        </w:rPr>
      </w:pPr>
      <w:r w:rsidRPr="001F473C">
        <w:rPr>
          <w:rFonts w:cs="Times New Roman"/>
          <w:b/>
          <w:bCs/>
        </w:rPr>
        <w:t>Figure 6.</w:t>
      </w:r>
      <w:r w:rsidRPr="001F473C">
        <w:rPr>
          <w:rFonts w:cs="Times New Roman"/>
        </w:rP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w:t>
      </w:r>
      <w:r w:rsidR="002C7E01" w:rsidRPr="001F473C">
        <w:rPr>
          <w:rFonts w:cs="Times New Roman"/>
        </w:rPr>
        <w:t>B) Wind speed across all scenarios of simulated thrice-burned landscapes.</w:t>
      </w:r>
    </w:p>
    <w:p w14:paraId="2F54E9C7" w14:textId="77777777" w:rsidR="004A7F0C" w:rsidRPr="001F473C" w:rsidRDefault="004A7F0C" w:rsidP="00483C9A">
      <w:pPr>
        <w:suppressLineNumbers/>
        <w:spacing w:line="240" w:lineRule="auto"/>
        <w:rPr>
          <w:rFonts w:cs="Times New Roman"/>
        </w:rPr>
      </w:pPr>
    </w:p>
    <w:p w14:paraId="402D5C89" w14:textId="3FA33E64" w:rsidR="002E2E41" w:rsidRPr="001F473C" w:rsidRDefault="002C7E01" w:rsidP="0035031E">
      <w:pPr>
        <w:ind w:firstLine="720"/>
        <w:rPr>
          <w:rFonts w:cs="Times New Roman"/>
        </w:rPr>
      </w:pPr>
      <w:r w:rsidRPr="001F473C">
        <w:rPr>
          <w:rFonts w:cs="Times New Roman"/>
        </w:rPr>
        <w:t>Out of the eight total scenarios, only one (once-burned, mean fuel, and extreme weather) experienced sustained fire spread across the majority of the domain.</w:t>
      </w:r>
      <w:r w:rsidR="004C6443" w:rsidRPr="001F473C">
        <w:rPr>
          <w:rFonts w:cs="Times New Roman"/>
        </w:rPr>
        <w:t xml:space="preserve"> </w:t>
      </w:r>
      <w:r w:rsidRPr="001F473C">
        <w:rPr>
          <w:rFonts w:cs="Times New Roman"/>
        </w:rPr>
        <w:t>In all other scenarios, fire burned into the reburned landscape and halted within 50–75 m beyond the transition point x = 0.</w:t>
      </w:r>
      <w:r w:rsidR="004C6443" w:rsidRPr="001F473C">
        <w:rPr>
          <w:rFonts w:cs="Times New Roman"/>
        </w:rPr>
        <w:t xml:space="preserve"> </w:t>
      </w:r>
      <w:r w:rsidRPr="001F473C">
        <w:rPr>
          <w:rFonts w:cs="Times New Roman"/>
        </w:rPr>
        <w:t>Both the once-burned and thrice-burned scenarios burned in WFDS, but fire behavior differed greatly between reburn histories.</w:t>
      </w:r>
      <w:r w:rsidR="002E2E41" w:rsidRPr="001F473C">
        <w:rPr>
          <w:rFonts w:cs="Times New Roman"/>
        </w:rPr>
        <w:t xml:space="preserve"> </w:t>
      </w:r>
      <w:r w:rsidRPr="001F473C">
        <w:rPr>
          <w:rFonts w:cs="Times New Roman"/>
        </w:rPr>
        <w:t>In both the once-burned and thrice-burned landscapes, bare patches of ground seemed to prevent fire spread, as demonstrated in both the high-fuel + extreme weather scenarios, in which the fire forked in two directions owing to the presence of a bare patch (Fig.</w:t>
      </w:r>
      <w:r w:rsidR="0035031E" w:rsidRPr="001F473C">
        <w:rPr>
          <w:rFonts w:cs="Times New Roman"/>
        </w:rPr>
        <w:t xml:space="preserve"> </w:t>
      </w:r>
      <w:r w:rsidR="00300169" w:rsidRPr="001F473C">
        <w:rPr>
          <w:rFonts w:cs="Times New Roman"/>
        </w:rPr>
        <w:t>7</w:t>
      </w:r>
      <w:r w:rsidR="004C6443" w:rsidRPr="001F473C">
        <w:rPr>
          <w:rFonts w:cs="Times New Roman"/>
        </w:rPr>
        <w:t xml:space="preserve">A, Fig. </w:t>
      </w:r>
      <w:r w:rsidR="00300169" w:rsidRPr="001F473C">
        <w:rPr>
          <w:rFonts w:cs="Times New Roman"/>
        </w:rPr>
        <w:t>7</w:t>
      </w:r>
      <w:r w:rsidR="004C6443" w:rsidRPr="001F473C">
        <w:rPr>
          <w:rFonts w:cs="Times New Roman"/>
        </w:rPr>
        <w:t>B</w:t>
      </w:r>
      <w:r w:rsidR="0035031E" w:rsidRPr="001F473C">
        <w:rPr>
          <w:rFonts w:cs="Times New Roman"/>
        </w:rPr>
        <w:t xml:space="preserve">). </w:t>
      </w:r>
    </w:p>
    <w:p w14:paraId="6449C2D6" w14:textId="78032A20" w:rsidR="00C461DC" w:rsidRPr="001F473C" w:rsidRDefault="00B678E7" w:rsidP="00C461DC">
      <w:pPr>
        <w:suppressLineNumbers/>
        <w:rPr>
          <w:rFonts w:cs="Times New Roman"/>
        </w:rPr>
      </w:pPr>
      <w:r w:rsidRPr="001F473C">
        <w:rPr>
          <w:rFonts w:cs="Times New Roman"/>
          <w:noProof/>
        </w:rPr>
        <w:lastRenderedPageBreak/>
        <w:drawing>
          <wp:inline distT="0" distB="0" distL="0" distR="0" wp14:anchorId="2C74018A" wp14:editId="6748453B">
            <wp:extent cx="6141578" cy="1366337"/>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12442" r="12642"/>
                    <a:stretch/>
                  </pic:blipFill>
                  <pic:spPr bwMode="auto">
                    <a:xfrm>
                      <a:off x="0" y="0"/>
                      <a:ext cx="6365234" cy="1416094"/>
                    </a:xfrm>
                    <a:prstGeom prst="rect">
                      <a:avLst/>
                    </a:prstGeom>
                    <a:ln>
                      <a:noFill/>
                    </a:ln>
                    <a:extLst>
                      <a:ext uri="{53640926-AAD7-44D8-BBD7-CCE9431645EC}">
                        <a14:shadowObscured xmlns:a14="http://schemas.microsoft.com/office/drawing/2010/main"/>
                      </a:ext>
                    </a:extLst>
                  </pic:spPr>
                </pic:pic>
              </a:graphicData>
            </a:graphic>
          </wp:inline>
        </w:drawing>
      </w:r>
    </w:p>
    <w:p w14:paraId="316DFD38" w14:textId="07466367" w:rsidR="00C461DC" w:rsidRPr="001F473C" w:rsidRDefault="00C461DC" w:rsidP="00483C9A">
      <w:pPr>
        <w:suppressLineNumbers/>
        <w:spacing w:line="240" w:lineRule="auto"/>
        <w:rPr>
          <w:rFonts w:cs="Times New Roman"/>
        </w:rPr>
      </w:pPr>
      <w:r w:rsidRPr="001F473C">
        <w:rPr>
          <w:rFonts w:cs="Times New Roman"/>
          <w:b/>
          <w:bCs/>
        </w:rPr>
        <w:t xml:space="preserve">Figure </w:t>
      </w:r>
      <w:r w:rsidR="00300169" w:rsidRPr="001F473C">
        <w:rPr>
          <w:rFonts w:cs="Times New Roman"/>
          <w:b/>
          <w:bCs/>
        </w:rPr>
        <w:t>7</w:t>
      </w:r>
      <w:r w:rsidRPr="001F473C">
        <w:rPr>
          <w:rFonts w:cs="Times New Roman"/>
        </w:rPr>
        <w:t xml:space="preserve">. Time of arrival of fire, measured as the first measurable loss of biomass within a given pixel, shown in two dimensions. </w:t>
      </w:r>
      <w:r w:rsidR="006B0C59" w:rsidRPr="001F473C">
        <w:rPr>
          <w:rFonts w:cs="Times New Roman"/>
          <w:color w:val="000000" w:themeColor="text1"/>
        </w:rPr>
        <w:t>X = 0 at the bottom left indicates the start of the burned fuels and the beginning of the transition between the mature and burned landscapes.</w:t>
      </w:r>
      <w:r w:rsidRPr="001F473C">
        <w:rPr>
          <w:rFonts w:cs="Times New Roman"/>
          <w:color w:val="000000" w:themeColor="text1"/>
        </w:rPr>
        <w:t xml:space="preserve"> Contours represent 10 second intervals. </w:t>
      </w:r>
      <w:r w:rsidR="004C6443" w:rsidRPr="001F473C">
        <w:rPr>
          <w:rFonts w:cs="Times New Roman"/>
          <w:color w:val="000000" w:themeColor="text1"/>
        </w:rPr>
        <w:t>A) Once-burned landscape. B) Thrice-burned landscape.</w:t>
      </w:r>
    </w:p>
    <w:p w14:paraId="3CF60214" w14:textId="77777777" w:rsidR="004C6443" w:rsidRPr="001F473C" w:rsidRDefault="004C6443" w:rsidP="00483C9A">
      <w:pPr>
        <w:suppressLineNumbers/>
        <w:ind w:firstLine="720"/>
        <w:rPr>
          <w:rFonts w:cs="Times New Roman"/>
        </w:rPr>
      </w:pPr>
    </w:p>
    <w:p w14:paraId="1E609F88" w14:textId="20C830BF" w:rsidR="00FE21AD" w:rsidRPr="001F473C" w:rsidRDefault="00FE21AD" w:rsidP="001C3A38">
      <w:pPr>
        <w:suppressLineNumbers/>
        <w:rPr>
          <w:rFonts w:cs="Times New Roman"/>
        </w:rPr>
      </w:pPr>
      <w:r w:rsidRPr="001F473C">
        <w:rPr>
          <w:rFonts w:cs="Times New Roman"/>
          <w:noProof/>
        </w:rPr>
        <w:drawing>
          <wp:inline distT="0" distB="0" distL="0" distR="0" wp14:anchorId="711E1530" wp14:editId="4BDFD63C">
            <wp:extent cx="5212080" cy="34747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3B02D632" w14:textId="759F50CB" w:rsidR="009F077B" w:rsidRPr="001F473C" w:rsidRDefault="009F077B"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8</w:t>
      </w:r>
      <w:r w:rsidRPr="001F473C">
        <w:rPr>
          <w:rFonts w:cs="Times New Roman"/>
        </w:rPr>
        <w:t>. Wind</w:t>
      </w:r>
      <w:r w:rsidR="002F2AAE" w:rsidRPr="001F473C">
        <w:rPr>
          <w:rFonts w:cs="Times New Roman"/>
        </w:rPr>
        <w:t xml:space="preserve"> </w:t>
      </w:r>
      <w:r w:rsidRPr="001F473C">
        <w:rPr>
          <w:rFonts w:cs="Times New Roman"/>
        </w:rPr>
        <w:t xml:space="preserve">speed (in meters per second) averaged across </w:t>
      </w:r>
      <w:r w:rsidR="002F2AAE" w:rsidRPr="001F473C">
        <w:rPr>
          <w:rFonts w:cs="Times New Roman"/>
        </w:rPr>
        <w:t xml:space="preserve">the </w:t>
      </w:r>
      <w:r w:rsidRPr="001F473C">
        <w:rPr>
          <w:rFonts w:cs="Times New Roman"/>
        </w:rPr>
        <w:t xml:space="preserve">y-axis of landscape scenarios. </w:t>
      </w:r>
      <w:r w:rsidR="001C3A38" w:rsidRPr="001F473C">
        <w:rPr>
          <w:rFonts w:cs="Times New Roman"/>
        </w:rPr>
        <w:t xml:space="preserve">“Hi </w:t>
      </w:r>
      <w:proofErr w:type="spellStart"/>
      <w:r w:rsidR="001C3A38" w:rsidRPr="001F473C">
        <w:rPr>
          <w:rFonts w:cs="Times New Roman"/>
        </w:rPr>
        <w:t>Wx</w:t>
      </w:r>
      <w:proofErr w:type="spellEnd"/>
      <w:r w:rsidR="001C3A38" w:rsidRPr="001F473C">
        <w:rPr>
          <w:rFonts w:cs="Times New Roman"/>
        </w:rPr>
        <w:t xml:space="preserve">” stands for the extreme weather conditions and “Mod. </w:t>
      </w:r>
      <w:proofErr w:type="spellStart"/>
      <w:r w:rsidR="001C3A38" w:rsidRPr="001F473C">
        <w:rPr>
          <w:rFonts w:cs="Times New Roman"/>
        </w:rPr>
        <w:t>Wx</w:t>
      </w:r>
      <w:proofErr w:type="spellEnd"/>
      <w:r w:rsidR="001C3A38" w:rsidRPr="001F473C">
        <w:rPr>
          <w:rFonts w:cs="Times New Roman"/>
        </w:rPr>
        <w:t xml:space="preserve">” for the moderate scenario of fire weather conditions. </w:t>
      </w:r>
      <w:r w:rsidRPr="001F473C">
        <w:rPr>
          <w:rFonts w:cs="Times New Roman"/>
        </w:rPr>
        <w:t>A) Windspeed across all scenarios of once-burned simulated landscapes. B) Windspeed across all scenarios of thrice-burned simulated landscapes.</w:t>
      </w:r>
    </w:p>
    <w:p w14:paraId="0B93A392" w14:textId="147E7D00" w:rsidR="00ED2ACD" w:rsidRPr="001F473C" w:rsidRDefault="00ED2ACD" w:rsidP="00483C9A">
      <w:pPr>
        <w:suppressLineNumbers/>
        <w:spacing w:line="240" w:lineRule="auto"/>
        <w:rPr>
          <w:rFonts w:cs="Times New Roman"/>
        </w:rPr>
      </w:pPr>
    </w:p>
    <w:p w14:paraId="20075A5F" w14:textId="2DDDBAC9" w:rsidR="0035031E" w:rsidRPr="001F473C" w:rsidRDefault="002C7E01" w:rsidP="007E5615">
      <w:pPr>
        <w:ind w:firstLine="720"/>
        <w:rPr>
          <w:rFonts w:cs="Times New Roman"/>
        </w:rPr>
      </w:pPr>
      <w:r w:rsidRPr="001F473C">
        <w:rPr>
          <w:rFonts w:cs="Times New Roman"/>
        </w:rPr>
        <w:t xml:space="preserve">Within each scenario, trends in the rate of spread of the fire initially followed trends in wind speed; as wind speed dropped after the transition point at x = 0 (Fig. 8), the rate of spread </w:t>
      </w:r>
      <w:r w:rsidRPr="001F473C">
        <w:rPr>
          <w:rFonts w:cs="Times New Roman"/>
        </w:rPr>
        <w:lastRenderedPageBreak/>
        <w:t>declined in all scenarios (Fig.</w:t>
      </w:r>
      <w:r w:rsidR="002F2AAE" w:rsidRPr="001F473C">
        <w:rPr>
          <w:rFonts w:cs="Times New Roman"/>
        </w:rPr>
        <w:t xml:space="preserve"> 9).</w:t>
      </w:r>
      <w:r w:rsidR="007E5615" w:rsidRPr="001F473C">
        <w:rPr>
          <w:rFonts w:cs="Times New Roman"/>
        </w:rPr>
        <w:t xml:space="preserve"> </w:t>
      </w:r>
      <w:r w:rsidR="00ED2ACD" w:rsidRPr="001F473C">
        <w:rPr>
          <w:rFonts w:cs="Times New Roman"/>
        </w:rPr>
        <w:t xml:space="preserve">As wind speed begins to pick back up with increasing distance from the transition point, rate of spread does as well. </w:t>
      </w:r>
      <w:r w:rsidRPr="001F473C">
        <w:rPr>
          <w:rFonts w:cs="Times New Roman"/>
        </w:rPr>
        <w:t>However, across all scenarios, the rate of spread and wind eventually diverged.</w:t>
      </w:r>
      <w:r w:rsidR="00ED2ACD" w:rsidRPr="001F473C">
        <w:rPr>
          <w:rFonts w:cs="Times New Roman"/>
        </w:rPr>
        <w:t xml:space="preserve"> </w:t>
      </w:r>
      <w:r w:rsidRPr="001F473C">
        <w:rPr>
          <w:rFonts w:cs="Times New Roman"/>
        </w:rPr>
        <w:t>While wind speed continued to increase with distance from the transition point in all scenarios, only the once-burned, mean fuel, and extreme fire weather scenarios continued to burn past 50-75 meters beyond the transition point.</w:t>
      </w:r>
    </w:p>
    <w:p w14:paraId="2FEF78D4" w14:textId="77777777" w:rsidR="0035031E" w:rsidRPr="001F473C" w:rsidRDefault="0035031E" w:rsidP="0035031E">
      <w:pPr>
        <w:suppressLineNumbers/>
        <w:rPr>
          <w:rFonts w:cs="Times New Roman"/>
        </w:rPr>
      </w:pPr>
      <w:r w:rsidRPr="001F473C">
        <w:rPr>
          <w:rFonts w:cs="Times New Roman"/>
          <w:noProof/>
        </w:rPr>
        <w:drawing>
          <wp:inline distT="0" distB="0" distL="0" distR="0" wp14:anchorId="0EFBB22D" wp14:editId="68EF1E25">
            <wp:extent cx="5943600" cy="17830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6D61A9A" w14:textId="38395791" w:rsidR="009F077B" w:rsidRPr="001F473C" w:rsidRDefault="0035031E"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9</w:t>
      </w:r>
      <w:r w:rsidRPr="001F473C">
        <w:rPr>
          <w:rFonts w:cs="Times New Roman"/>
        </w:rPr>
        <w:t xml:space="preserve">. </w:t>
      </w:r>
      <w:r w:rsidR="002C7E01" w:rsidRPr="001F473C">
        <w:rPr>
          <w:rFonts w:cs="Times New Roman"/>
        </w:rPr>
        <w:t>Rate of fire spread, in meters per second, across 200 meters of X beginning with the transition from simulated mature to reburned landscapes for each fuel/weather/burn scenario.</w:t>
      </w:r>
      <w:r w:rsidRPr="001F473C">
        <w:rPr>
          <w:rFonts w:cs="Times New Roman"/>
        </w:rPr>
        <w:t xml:space="preserve"> </w:t>
      </w:r>
    </w:p>
    <w:p w14:paraId="1E634BFA" w14:textId="77777777" w:rsidR="0035031E" w:rsidRPr="001F473C" w:rsidRDefault="0035031E" w:rsidP="00483C9A">
      <w:pPr>
        <w:suppressLineNumbers/>
        <w:spacing w:line="240" w:lineRule="auto"/>
        <w:rPr>
          <w:rFonts w:cs="Times New Roman"/>
        </w:rPr>
      </w:pPr>
    </w:p>
    <w:p w14:paraId="3A28B5C2" w14:textId="7F71FB56" w:rsidR="0092718D" w:rsidRPr="001F473C" w:rsidRDefault="0072401A" w:rsidP="00483C9A">
      <w:pPr>
        <w:pStyle w:val="Heading3"/>
        <w:spacing w:line="480" w:lineRule="auto"/>
      </w:pPr>
      <w:r w:rsidRPr="001F473C">
        <w:t xml:space="preserve">3.4 </w:t>
      </w:r>
      <w:r w:rsidR="0092718D" w:rsidRPr="001F473C">
        <w:t xml:space="preserve">Modeled </w:t>
      </w:r>
      <w:r w:rsidR="002F2AAE" w:rsidRPr="001F473C">
        <w:t>F</w:t>
      </w:r>
      <w:r w:rsidR="0092718D" w:rsidRPr="001F473C">
        <w:t xml:space="preserve">ire </w:t>
      </w:r>
      <w:r w:rsidR="002F2AAE" w:rsidRPr="001F473C">
        <w:t>E</w:t>
      </w:r>
      <w:r w:rsidR="0092718D" w:rsidRPr="001F473C">
        <w:t>ffects</w:t>
      </w:r>
    </w:p>
    <w:p w14:paraId="3C3557E0" w14:textId="746B4BC3" w:rsidR="007E5615" w:rsidRPr="001F473C" w:rsidRDefault="002C7E01" w:rsidP="000E2E4A">
      <w:pPr>
        <w:ind w:firstLine="720"/>
        <w:rPr>
          <w:rFonts w:cs="Times New Roman"/>
        </w:rPr>
      </w:pPr>
      <w:r w:rsidRPr="001F473C">
        <w:rPr>
          <w:rFonts w:cs="Times New Roman"/>
        </w:rPr>
        <w:t>Canopy consumption was greatest in the once-burned, mean fuel, and extreme weather scenarios (Fig. 10); again, it was the only scenario to burn past 75 m beyond the transition point (x = 0).</w:t>
      </w:r>
      <w:r w:rsidR="002F2AAE" w:rsidRPr="001F473C">
        <w:rPr>
          <w:rFonts w:cs="Times New Roman"/>
        </w:rPr>
        <w:t xml:space="preserve"> </w:t>
      </w:r>
      <w:r w:rsidRPr="001F473C">
        <w:rPr>
          <w:rFonts w:cs="Times New Roman"/>
        </w:rPr>
        <w:t>All other scenarios displayed high canopy consumption (&lt; 75%) within the first 25 m of combustion before dropping to 0% by the first 40 m of the reburned domain (Fig.</w:t>
      </w:r>
      <w:r w:rsidR="002F2AAE" w:rsidRPr="001F473C">
        <w:rPr>
          <w:rFonts w:cs="Times New Roman"/>
        </w:rPr>
        <w:t xml:space="preserve"> 11).</w:t>
      </w:r>
    </w:p>
    <w:p w14:paraId="43A46C8E" w14:textId="6FE78BAC" w:rsidR="00BD00AA" w:rsidRPr="001F473C" w:rsidRDefault="009E5257" w:rsidP="009E5257">
      <w:pPr>
        <w:suppressLineNumbers/>
        <w:spacing w:line="240" w:lineRule="auto"/>
        <w:rPr>
          <w:rFonts w:cs="Times New Roman"/>
        </w:rPr>
      </w:pPr>
      <w:r w:rsidRPr="001F473C">
        <w:rPr>
          <w:rFonts w:cs="Times New Roman"/>
          <w:noProof/>
        </w:rPr>
        <w:lastRenderedPageBreak/>
        <w:drawing>
          <wp:inline distT="0" distB="0" distL="0" distR="0" wp14:anchorId="20E62E50" wp14:editId="1FA2D877">
            <wp:extent cx="5943600" cy="3566160"/>
            <wp:effectExtent l="0" t="0" r="0"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4EFB23" w14:textId="2C39F787" w:rsidR="007E5615" w:rsidRPr="001F473C" w:rsidRDefault="00BD00AA" w:rsidP="00483C9A">
      <w:pPr>
        <w:suppressLineNumbers/>
        <w:spacing w:line="240" w:lineRule="auto"/>
        <w:rPr>
          <w:rFonts w:cs="Times New Roman"/>
          <w:color w:val="000000" w:themeColor="text1"/>
        </w:rPr>
      </w:pPr>
      <w:r w:rsidRPr="001F473C">
        <w:rPr>
          <w:rFonts w:cs="Times New Roman"/>
          <w:b/>
          <w:bCs/>
          <w:color w:val="000000" w:themeColor="text1"/>
        </w:rPr>
        <w:t xml:space="preserve">Figure </w:t>
      </w:r>
      <w:r w:rsidR="00007890" w:rsidRPr="001F473C">
        <w:rPr>
          <w:rFonts w:cs="Times New Roman"/>
          <w:b/>
          <w:bCs/>
          <w:color w:val="000000" w:themeColor="text1"/>
        </w:rPr>
        <w:t>10</w:t>
      </w:r>
      <w:r w:rsidRPr="001F473C">
        <w:rPr>
          <w:rFonts w:cs="Times New Roman"/>
          <w:b/>
          <w:bCs/>
          <w:color w:val="000000" w:themeColor="text1"/>
        </w:rPr>
        <w:t>.</w:t>
      </w:r>
      <w:r w:rsidRPr="001F473C">
        <w:rPr>
          <w:rFonts w:cs="Times New Roman"/>
          <w:color w:val="000000" w:themeColor="text1"/>
        </w:rPr>
        <w:t xml:space="preserve"> </w:t>
      </w:r>
      <w:r w:rsidR="002C7E01" w:rsidRPr="001F473C">
        <w:rPr>
          <w:rFonts w:cs="Times New Roman"/>
          <w:color w:val="000000" w:themeColor="text1"/>
        </w:rPr>
        <w:t xml:space="preserve">Two-dimensional canopy </w:t>
      </w:r>
      <w:r w:rsidR="00AA310E" w:rsidRPr="001F473C">
        <w:rPr>
          <w:rFonts w:cs="Times New Roman"/>
          <w:color w:val="000000" w:themeColor="text1"/>
        </w:rPr>
        <w:t>consumption</w:t>
      </w:r>
      <w:r w:rsidR="002C7E01" w:rsidRPr="001F473C">
        <w:rPr>
          <w:rFonts w:cs="Times New Roman"/>
          <w:color w:val="000000" w:themeColor="text1"/>
        </w:rPr>
        <w:t xml:space="preserve"> between 1-time and three-time burns and across median and high-fuel scenarios.</w:t>
      </w:r>
      <w:r w:rsidR="00E22BC0" w:rsidRPr="001F473C">
        <w:rPr>
          <w:rFonts w:cs="Times New Roman"/>
          <w:color w:val="000000" w:themeColor="text1"/>
        </w:rPr>
        <w:t xml:space="preserve"> X of 0 at the bottom left indicates the start of the burned fuels and the beginning of the transition between mature and burned landscapes. </w:t>
      </w:r>
      <w:r w:rsidR="006B0C59" w:rsidRPr="001F473C">
        <w:rPr>
          <w:rFonts w:cs="Times New Roman"/>
          <w:color w:val="000000" w:themeColor="text1"/>
        </w:rPr>
        <w:t>High-fuel scenarios contain fewer trees owing to the computational limits to the number of trees that can be tracked in WFDS (the modeling domain remained consistent, however).</w:t>
      </w:r>
      <w:r w:rsidR="001C3A38" w:rsidRPr="001F473C">
        <w:rPr>
          <w:rFonts w:cs="Times New Roman"/>
          <w:color w:val="000000" w:themeColor="text1"/>
        </w:rPr>
        <w:t xml:space="preserve"> </w:t>
      </w:r>
      <w:r w:rsidR="00E22BC0" w:rsidRPr="001F473C">
        <w:rPr>
          <w:rFonts w:cs="Times New Roman"/>
          <w:color w:val="000000" w:themeColor="text1"/>
        </w:rPr>
        <w:t xml:space="preserve"> </w:t>
      </w:r>
    </w:p>
    <w:p w14:paraId="0A1BE44A" w14:textId="77777777" w:rsidR="00B13836" w:rsidRPr="001F473C" w:rsidRDefault="00B13836" w:rsidP="00483C9A">
      <w:pPr>
        <w:suppressLineNumbers/>
        <w:spacing w:line="240" w:lineRule="auto"/>
        <w:rPr>
          <w:rFonts w:cs="Times New Roman"/>
          <w:color w:val="000000" w:themeColor="text1"/>
        </w:rPr>
      </w:pPr>
    </w:p>
    <w:p w14:paraId="6B9E98A4" w14:textId="782FFD18" w:rsidR="007E5615" w:rsidRPr="001F473C" w:rsidRDefault="007E5615" w:rsidP="00E22BC0">
      <w:pPr>
        <w:rPr>
          <w:rFonts w:cs="Times New Roman"/>
        </w:rPr>
      </w:pPr>
      <w:r w:rsidRPr="001F473C">
        <w:rPr>
          <w:rFonts w:cs="Times New Roman"/>
        </w:rPr>
        <w:tab/>
      </w:r>
      <w:r w:rsidR="006B0C59" w:rsidRPr="001F473C">
        <w:rPr>
          <w:rFonts w:cs="Times New Roman"/>
        </w:rPr>
        <w:t>The average crown consumption was close to zero percent within 30 – 40 m past the transition zone in all thrice-burned landscapes (Fig.</w:t>
      </w:r>
      <w:r w:rsidR="00906723" w:rsidRPr="001F473C">
        <w:rPr>
          <w:rFonts w:cs="Times New Roman"/>
        </w:rPr>
        <w:t xml:space="preserve"> 11). </w:t>
      </w:r>
    </w:p>
    <w:p w14:paraId="70FCEC80" w14:textId="117432FC" w:rsidR="00BD00AA" w:rsidRPr="001F473C" w:rsidRDefault="00B678E7" w:rsidP="00934247">
      <w:pPr>
        <w:suppressLineNumbers/>
        <w:rPr>
          <w:rFonts w:cs="Times New Roman"/>
        </w:rPr>
      </w:pPr>
      <w:r w:rsidRPr="001F473C">
        <w:rPr>
          <w:rFonts w:cs="Times New Roman"/>
          <w:noProof/>
        </w:rPr>
        <w:drawing>
          <wp:inline distT="0" distB="0" distL="0" distR="0" wp14:anchorId="31D4A6A5" wp14:editId="646E8FEC">
            <wp:extent cx="5943600" cy="1485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4E3992B" w14:textId="556A6EB3" w:rsidR="00BD00AA" w:rsidRPr="001F473C" w:rsidRDefault="00BD00AA" w:rsidP="00483C9A">
      <w:pPr>
        <w:suppressLineNumbers/>
        <w:spacing w:line="240" w:lineRule="auto"/>
        <w:rPr>
          <w:rFonts w:cs="Times New Roman"/>
        </w:rPr>
      </w:pPr>
      <w:r w:rsidRPr="001F473C">
        <w:rPr>
          <w:rFonts w:cs="Times New Roman"/>
          <w:b/>
          <w:bCs/>
        </w:rPr>
        <w:t xml:space="preserve">Figure </w:t>
      </w:r>
      <w:r w:rsidR="00007890" w:rsidRPr="001F473C">
        <w:rPr>
          <w:rFonts w:cs="Times New Roman"/>
          <w:b/>
          <w:bCs/>
        </w:rPr>
        <w:t>11</w:t>
      </w:r>
      <w:r w:rsidRPr="001F473C">
        <w:rPr>
          <w:rFonts w:cs="Times New Roman"/>
        </w:rPr>
        <w:t xml:space="preserve">. </w:t>
      </w:r>
      <w:r w:rsidR="004E0C83" w:rsidRPr="001F473C">
        <w:rPr>
          <w:rFonts w:cs="Times New Roman"/>
        </w:rPr>
        <w:t>Crown consumption across 1-time and 3-time burns and median and high-fuel scenarios.</w:t>
      </w:r>
      <w:r w:rsidR="00E22BC0" w:rsidRPr="001F473C">
        <w:rPr>
          <w:rFonts w:cs="Times New Roman"/>
        </w:rPr>
        <w:t xml:space="preserve"> </w:t>
      </w:r>
      <w:r w:rsidR="004E0C83" w:rsidRPr="001F473C">
        <w:rPr>
          <w:rFonts w:cs="Times New Roman"/>
        </w:rPr>
        <w:t>Circles represent the difference between the starting crown mass and ending crown mass, with larger circles indicating a larger difference.</w:t>
      </w:r>
      <w:r w:rsidR="00934247" w:rsidRPr="001F473C">
        <w:rPr>
          <w:rFonts w:cs="Times New Roman"/>
        </w:rPr>
        <w:t xml:space="preserve"> Blue line represents </w:t>
      </w:r>
      <w:r w:rsidR="002F2AAE" w:rsidRPr="001F473C">
        <w:rPr>
          <w:rFonts w:cs="Times New Roman"/>
        </w:rPr>
        <w:t xml:space="preserve">the </w:t>
      </w:r>
      <w:r w:rsidR="00934247" w:rsidRPr="001F473C">
        <w:rPr>
          <w:rFonts w:cs="Times New Roman"/>
        </w:rPr>
        <w:t>average</w:t>
      </w:r>
      <w:r w:rsidR="003B0B48" w:rsidRPr="001F473C">
        <w:rPr>
          <w:rFonts w:cs="Times New Roman"/>
        </w:rPr>
        <w:t>.</w:t>
      </w:r>
      <w:r w:rsidR="00934247" w:rsidRPr="001F473C">
        <w:rPr>
          <w:rFonts w:cs="Times New Roman"/>
        </w:rPr>
        <w:t xml:space="preserve"> </w:t>
      </w:r>
    </w:p>
    <w:p w14:paraId="39EC7EE6" w14:textId="77777777" w:rsidR="00B62A29" w:rsidRPr="001F473C" w:rsidRDefault="00B62A29" w:rsidP="00483C9A">
      <w:pPr>
        <w:suppressLineNumbers/>
        <w:rPr>
          <w:rFonts w:cs="Times New Roman"/>
        </w:rPr>
      </w:pPr>
    </w:p>
    <w:p w14:paraId="0000004B" w14:textId="4B6A6FA5" w:rsidR="00FD1B39" w:rsidRPr="001F473C" w:rsidRDefault="0072401A" w:rsidP="0072401A">
      <w:pPr>
        <w:pStyle w:val="Heading2"/>
      </w:pPr>
      <w:r w:rsidRPr="001F473C">
        <w:lastRenderedPageBreak/>
        <w:t xml:space="preserve">4. </w:t>
      </w:r>
      <w:r w:rsidR="002525A6" w:rsidRPr="001F473C">
        <w:t>Discussion</w:t>
      </w:r>
    </w:p>
    <w:p w14:paraId="04D456D1" w14:textId="047B1591" w:rsidR="002F2AAE" w:rsidRPr="001F473C" w:rsidRDefault="002F2AAE" w:rsidP="002F2AAE">
      <w:pPr>
        <w:ind w:firstLine="720"/>
        <w:rPr>
          <w:rFonts w:cs="Times New Roman"/>
        </w:rPr>
      </w:pPr>
      <w:r w:rsidRPr="001F473C">
        <w:rPr>
          <w:rFonts w:cs="Times New Roman"/>
        </w:rPr>
        <w:t xml:space="preserve">Fuel abundance increased across reburn-history, particularly the fine and large fuels. </w:t>
      </w:r>
      <w:r w:rsidR="004E0C83" w:rsidRPr="001F473C">
        <w:rPr>
          <w:rFonts w:cs="Times New Roman"/>
        </w:rPr>
        <w:t xml:space="preserve">The connectivity of both surface and canopy fuels declined across reburned landscapes; thrice-burned trees displayed the most clumped spatial pattern, and the most </w:t>
      </w:r>
      <w:r w:rsidR="00161CB9" w:rsidRPr="001F473C">
        <w:rPr>
          <w:rFonts w:cs="Times New Roman"/>
        </w:rPr>
        <w:t>abundant ground cover</w:t>
      </w:r>
      <w:r w:rsidR="004E0C83" w:rsidRPr="001F473C">
        <w:rPr>
          <w:rFonts w:cs="Times New Roman"/>
        </w:rPr>
        <w:t xml:space="preserve"> in thrice-burned landscapes was bare litter.</w:t>
      </w:r>
    </w:p>
    <w:p w14:paraId="61133F0E" w14:textId="57BAF429" w:rsidR="002F2AAE" w:rsidRPr="00A64667" w:rsidRDefault="004E0C83" w:rsidP="002F2AAE">
      <w:pPr>
        <w:ind w:firstLine="720"/>
        <w:rPr>
          <w:rFonts w:cs="Times New Roman"/>
          <w:vertAlign w:val="superscript"/>
        </w:rPr>
      </w:pPr>
      <w:r w:rsidRPr="001F473C">
        <w:rPr>
          <w:rFonts w:cs="Times New Roman"/>
        </w:rPr>
        <w:t>Once-burned landscapes displayed a greater rate of spread and consumption than thrice-burned landscapes; fire spread was rarely sustained 50 m beyond the transition point in thrice-burned simulations, even under high fuel and extreme weather conditions.</w:t>
      </w:r>
      <w:r w:rsidR="002F2AAE" w:rsidRPr="001F473C">
        <w:rPr>
          <w:rFonts w:cs="Times New Roman"/>
        </w:rPr>
        <w:t xml:space="preserve"> </w:t>
      </w:r>
      <w:r w:rsidR="00161CB9" w:rsidRPr="001F473C">
        <w:rPr>
          <w:rFonts w:cs="Times New Roman"/>
        </w:rPr>
        <w:t>Under the conditions tested, this indicates fuel constraints</w:t>
      </w:r>
      <w:r w:rsidRPr="001F473C">
        <w:rPr>
          <w:rFonts w:cs="Times New Roman"/>
        </w:rPr>
        <w:t xml:space="preserve"> may </w:t>
      </w:r>
      <w:r w:rsidR="00161CB9" w:rsidRPr="001F473C">
        <w:rPr>
          <w:rFonts w:cs="Times New Roman"/>
        </w:rPr>
        <w:t>not be overcome by fire weather</w:t>
      </w:r>
      <w:r w:rsidRPr="001F473C">
        <w:rPr>
          <w:rFonts w:cs="Times New Roman"/>
        </w:rPr>
        <w:t xml:space="preserve"> in thrice-burned landscapes.</w:t>
      </w:r>
      <w:r w:rsidR="002F2AAE" w:rsidRPr="001F473C">
        <w:rPr>
          <w:rFonts w:cs="Times New Roman"/>
        </w:rPr>
        <w:t xml:space="preserve"> This finding is consistent with the results of other models applied in Interior Alaska: processed-based models like the University of Virginia Forest Model Enhanced (UVAFME) found that declines in fuel abundance led to lower fire severity and intensity in stands with greater deciduous presence </w:t>
      </w:r>
      <w:r w:rsidR="00891B34">
        <w:rPr>
          <w:rFonts w:cs="Times New Roman"/>
        </w:rPr>
        <w:fldChar w:fldCharType="begin"/>
      </w:r>
      <w:r w:rsidR="00891B34">
        <w:rPr>
          <w:rFonts w:cs="Times New Roman"/>
        </w:rPr>
        <w:instrText xml:space="preserve"> ADDIN ZOTERO_ITEM CSL_CITATION {"citationID":"Wz0w9a5U","properties":{"formattedCitation":"(Foster et al., 2022)","plainCitation":"(Foster et al., 2022)","noteIndex":0},"citationItems":[{"id":2022,"uris":["http://zotero.org/users/10601290/items/DDMFEIWU"],"itemData":{"id":2022,"type":"article-journal","container-title":"Environmental Research Letters","issue":"11","note":"Citation Key: foster2022disturbances\npublisher: IOP Publishing","page":"113001","title":"Disturbances in North American boreal forest and Arctic tundra: impacts, interactions, and responses","volume":"17","author":[{"family":"Foster","given":"Adrianna C"},{"family":"Wang","given":"Jonathan A"},{"family":"Frost","given":"Gerald V"},{"family":"Davidson","given":"Scott J"},{"family":"Hoy","given":"Elizabeth"},{"family":"Turner","given":"Kevin W"},{"family":"Sonnentag","given":"Oliver"},{"family":"Epstein","given":"Howard"},{"family":"Berner","given":"Logan T"},{"family":"Armstrong","given":"Amanda H"},{"literal":"others"}],"issued":{"date-parts":[["2022"]]},"citation-key":"foster2022disturbances"}}],"schema":"https://github.com/citation-style-language/schema/raw/master/csl-citation.json"} </w:instrText>
      </w:r>
      <w:r w:rsidR="00891B34">
        <w:rPr>
          <w:rFonts w:cs="Times New Roman"/>
        </w:rPr>
        <w:fldChar w:fldCharType="separate"/>
      </w:r>
      <w:r w:rsidR="00891B34">
        <w:rPr>
          <w:rFonts w:cs="Times New Roman"/>
          <w:noProof/>
        </w:rPr>
        <w:t>(Foster et al., 2022)</w:t>
      </w:r>
      <w:r w:rsidR="00891B34">
        <w:rPr>
          <w:rFonts w:cs="Times New Roman"/>
        </w:rPr>
        <w:fldChar w:fldCharType="end"/>
      </w:r>
      <w:r w:rsidR="00891B34">
        <w:rPr>
          <w:rFonts w:cs="Times New Roman"/>
        </w:rPr>
        <w:t>.</w:t>
      </w:r>
      <w:r w:rsidR="002F2AAE" w:rsidRPr="001F473C">
        <w:rPr>
          <w:rFonts w:cs="Times New Roman"/>
        </w:rPr>
        <w:t xml:space="preserve"> </w:t>
      </w:r>
      <w:r w:rsidRPr="001F473C">
        <w:rPr>
          <w:rFonts w:cs="Times New Roman"/>
        </w:rPr>
        <w:t xml:space="preserve">One element that remains unclear is the relative importance of fuel abundance vs. fuel connectivity; untangling the roles of each individual </w:t>
      </w:r>
      <w:r w:rsidR="001244F7" w:rsidRPr="001F473C">
        <w:rPr>
          <w:rFonts w:cs="Times New Roman"/>
        </w:rPr>
        <w:t>fuel characteristic</w:t>
      </w:r>
      <w:r w:rsidRPr="001F473C">
        <w:rPr>
          <w:rFonts w:cs="Times New Roman"/>
        </w:rPr>
        <w:t xml:space="preserve"> is critical to anticipating future </w:t>
      </w:r>
      <w:r w:rsidR="001244F7" w:rsidRPr="001F473C">
        <w:rPr>
          <w:rFonts w:cs="Times New Roman"/>
        </w:rPr>
        <w:t>fire behavior</w:t>
      </w:r>
      <w:r w:rsidR="00DC46B2" w:rsidRPr="001F473C">
        <w:rPr>
          <w:rFonts w:cs="Times New Roman"/>
        </w:rPr>
        <w:t>, but difficult under our current limited understanding of fire pro</w:t>
      </w:r>
      <w:r w:rsidR="005463C4" w:rsidRPr="001F473C">
        <w:rPr>
          <w:rFonts w:cs="Times New Roman"/>
        </w:rPr>
        <w:t>pagation</w:t>
      </w:r>
      <w:r w:rsidR="0078213F">
        <w:rPr>
          <w:rFonts w:cs="Times New Roman"/>
        </w:rPr>
        <w:fldChar w:fldCharType="begin"/>
      </w:r>
      <w:r w:rsidR="0078213F">
        <w:rPr>
          <w:rFonts w:cs="Times New Roman"/>
        </w:rPr>
        <w:instrText xml:space="preserve"> ADDIN ZOTERO_ITEM CSL_CITATION {"citationID":"65MKbTR0","properties":{"formattedCitation":"(Hanan et al., 2022; Werth et al., 2011)","plainCitation":"(Hanan et al., 2022; Werth et al., 2011)","noteIndex":0},"citationItems":[{"id":3642,"uris":["http://zotero.org/users/10601290/items/RPQCRHZW"],"itemData":{"id":3642,"type":"article-journal","abstract":"Climate change has lengthened wildfire seasons and transformed fire regimes throughout the world. Thus, capturing fuel and fire dynamics is critical for projecting Earth system processes in warmer and drier future. Recent advances in fire regime modeling have linked land surface models with fire behavior models. Such models often rely on fine surface fuels to drive fire behavior and effects, and while many models can simulate processes that control how these fuels change through time (i.e., fine fuel accumulation), fuel loading estimates remain highly uncertain, largely due to uncertainties in the algorithms controlling decomposition. Uncertainties are often amplified in climate change forecasts when initial conditions and feedbacks are not well represented. The goal of this review is to highlight fine fuel decomposition as a key uncertainty in model systems. We review the current understanding of mechanisms controlling decomposition, describe how they are incorporated into models, and evaluate the uncertainties associated with different approaches. We also use three state-of-the-art land surface fire regime models to demonstrate the sensitivity of decomposition and subsequent wildfire projections to both parameter and model structure uncertainty and show that sensitivity can increase substantially under future climate warming. Given that many of the governing decomposition equations are based on individual case studies from a single location, and because key parameters are often hard coded, critical uncertainties are currently ignored. It is essential to be transparent about these uncertainties as the domain of land surface models is expanded to include the evaluation of future wildfire regimes.","container-title":"Journal of Advances in Modeling Earth Systems","DOI":"10.1029/2021MS002818","ISSN":"1942-2466","issue":"3","language":"en","note":"_eprint: https://onlinelibrary.wiley.com/doi/pdf/10.1029/2021MS002818","page":"e2021MS002818","source":"Wiley Online Library","title":"Missing Climate Feedbacks in Fire Models: Limitations and Uncertainties in Fuel Loadings and the Role of Decomposition in Fine Fuel Accumulation","title-short":"Missing Climate Feedbacks in Fire Models","volume":"14","author":[{"family":"Hanan","given":"Erin J."},{"family":"Kennedy","given":"Maureen C."},{"family":"Ren","given":"Jianning"},{"family":"Johnson","given":"Morris C."},{"family":"Smith","given":"Alistair M. S."}],"issued":{"date-parts":[["2022"]]},"citation-key":"Hanan_2022"}},{"id":3640,"uris":["http://zotero.org/users/10601290/items/5UF6E8VI"],"itemData":{"id":3640,"type":"article-journal","container-title":"JFSP Synthesis Reports","title":"Synthesis of Knowledge of Extreme Fire Behavior: Volume I for Fire Managers","title-short":"Synthesis of Knowledge of Extreme Fire Behavior","URL":"https://digitalcommons.unl.edu/jfspsynthesis/6","author":[{"family":"Werth","given":"Paul"},{"family":"Potter","given":"Brian"},{"family":"Clements","given":"Craig"},{"family":"Finney","given":"Mark"},{"family":"Forthofer","given":"Jason"},{"family":"McAllister","given":"Sara"},{"family":"Goodrick","given":"Scott"},{"family":"Alexander","given":"Martin"},{"family":"Cruz","given":"Miguel"}],"issued":{"date-parts":[["2011",1,1]]},"citation-key":"Werth_2011"}}],"schema":"https://github.com/citation-style-language/schema/raw/master/csl-citation.json"} </w:instrText>
      </w:r>
      <w:r w:rsidR="0078213F">
        <w:rPr>
          <w:rFonts w:cs="Times New Roman"/>
        </w:rPr>
        <w:fldChar w:fldCharType="separate"/>
      </w:r>
      <w:r w:rsidR="0078213F">
        <w:rPr>
          <w:rFonts w:cs="Times New Roman"/>
          <w:noProof/>
        </w:rPr>
        <w:t>(Hanan et al., 2022; Werth et al., 2011)</w:t>
      </w:r>
      <w:r w:rsidR="0078213F">
        <w:rPr>
          <w:rFonts w:cs="Times New Roman"/>
        </w:rPr>
        <w:fldChar w:fldCharType="end"/>
      </w:r>
      <w:r w:rsidR="0078213F">
        <w:rPr>
          <w:rFonts w:cs="Times New Roman"/>
        </w:rPr>
        <w:t>.</w:t>
      </w:r>
    </w:p>
    <w:p w14:paraId="09FBB973" w14:textId="6FD95E79" w:rsidR="005A65D6" w:rsidRPr="001F473C" w:rsidRDefault="004E0C83" w:rsidP="002F2AAE">
      <w:pPr>
        <w:ind w:firstLine="720"/>
        <w:rPr>
          <w:rFonts w:cs="Times New Roman"/>
        </w:rPr>
      </w:pPr>
      <w:r w:rsidRPr="001F473C">
        <w:rPr>
          <w:rFonts w:cs="Times New Roman"/>
        </w:rPr>
        <w:t>Transition zones and differences in modeled fire behavior between two types of fuels (i.e., unburned vs. burned or structure vs. wildland) are observable in a variety of ecosystem types.</w:t>
      </w:r>
      <w:r w:rsidR="005A65D6" w:rsidRPr="001F473C">
        <w:rPr>
          <w:rFonts w:cs="Times New Roman"/>
        </w:rPr>
        <w:t xml:space="preserve"> </w:t>
      </w:r>
      <w:r w:rsidRPr="001F473C">
        <w:rPr>
          <w:rFonts w:cs="Times New Roman"/>
        </w:rPr>
        <w:t>WFDS simulations of red pine and other forest types in the western US displayed transition zones from 6 m to 300 m</w:t>
      </w:r>
      <w:r w:rsidR="00DC46B2"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{"citationID":"ymMxCdCK","properties":{"formattedCitation":"(Ritter et al., 2022)","plainCitation":"(Ritter et al., 2022)","noteIndex":0},"citationItems":[{"id":2104,"uris":["http://zotero.org/users/10601290/items/LADA9Y3F"],"itemData":{"id":2104,"type":"article-journal","abstract":"Over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B."}],"issued":{"date-parts":[["2022"]]},"citation-key":"Ritter_2022"}}],"schema":"https://github.com/citation-style-language/schema/raw/master/csl-citation.json"} </w:instrText>
      </w:r>
      <w:r w:rsidR="00891B34">
        <w:rPr>
          <w:rFonts w:cs="Times New Roman"/>
        </w:rPr>
        <w:fldChar w:fldCharType="separate"/>
      </w:r>
      <w:r w:rsidR="00891B34">
        <w:rPr>
          <w:rFonts w:cs="Times New Roman"/>
          <w:noProof/>
        </w:rPr>
        <w:t>(Ritter et al., 2022)</w:t>
      </w:r>
      <w:r w:rsidR="00891B34">
        <w:rPr>
          <w:rFonts w:cs="Times New Roman"/>
        </w:rPr>
        <w:fldChar w:fldCharType="end"/>
      </w:r>
      <w:r w:rsidRPr="001F473C">
        <w:rPr>
          <w:rFonts w:cs="Times New Roman"/>
        </w:rPr>
        <w:t>.</w:t>
      </w:r>
      <w:r w:rsidR="005A65D6" w:rsidRPr="001F473C">
        <w:rPr>
          <w:rFonts w:cs="Times New Roman"/>
        </w:rPr>
        <w:t xml:space="preserve"> </w:t>
      </w:r>
      <w:r w:rsidRPr="001F473C">
        <w:rPr>
          <w:rFonts w:cs="Times New Roman"/>
        </w:rPr>
        <w:t>Prior to this, transition zones between burned and unburned forests in the interior have not been simulated using a combustion model, but have been documented by fire managers across the state.</w:t>
      </w:r>
      <w:r w:rsidR="005A65D6" w:rsidRPr="001F473C">
        <w:rPr>
          <w:rFonts w:cs="Times New Roman"/>
        </w:rPr>
        <w:t xml:space="preserve"> </w:t>
      </w:r>
      <w:r w:rsidRPr="001F473C">
        <w:rPr>
          <w:rFonts w:cs="Times New Roman"/>
        </w:rPr>
        <w:t xml:space="preserve">Our transition zone was 50-75 </w:t>
      </w:r>
      <w:r w:rsidRPr="001F473C">
        <w:rPr>
          <w:rFonts w:cs="Times New Roman"/>
        </w:rPr>
        <w:lastRenderedPageBreak/>
        <w:t>meters, given that we did not observe a consistent rate of spread in the majority of scenarios more than 75 m from the transition zone.</w:t>
      </w:r>
    </w:p>
    <w:p w14:paraId="36DB8BCB" w14:textId="151B5B31" w:rsidR="002F2AAE" w:rsidRPr="001F473C" w:rsidRDefault="006B0C59" w:rsidP="002F2AAE">
      <w:pPr>
        <w:ind w:firstLine="720"/>
        <w:rPr>
          <w:rFonts w:cs="Times New Roman"/>
        </w:rPr>
      </w:pPr>
      <w:r w:rsidRPr="001F473C">
        <w:rPr>
          <w:rFonts w:cs="Times New Roman"/>
        </w:rPr>
        <w:t>Potential key dynamics of fire behavior in boreal forests are not fully represented in WFDS.</w:t>
      </w:r>
      <w:r w:rsidR="003B0F0D" w:rsidRPr="001F473C">
        <w:rPr>
          <w:rFonts w:cs="Times New Roman"/>
        </w:rPr>
        <w:t xml:space="preserve"> </w:t>
      </w:r>
      <w:r w:rsidR="004E0C83" w:rsidRPr="001F473C">
        <w:rPr>
          <w:rFonts w:cs="Times New Roman"/>
        </w:rPr>
        <w:t>More specifically WFDS does not include soil organic layers or coarse woody debris, which are important sources of smoldering fires in the boreal.</w:t>
      </w:r>
      <w:r w:rsidR="00CA3881" w:rsidRPr="001F473C">
        <w:rPr>
          <w:rFonts w:cs="Times New Roman"/>
        </w:rPr>
        <w:t xml:space="preserve"> </w:t>
      </w:r>
      <w:r w:rsidR="004E0C83" w:rsidRPr="001F473C">
        <w:rPr>
          <w:rFonts w:cs="Times New Roman"/>
        </w:rPr>
        <w:t>Although we do not expect these fuels to play a significant role in fire spread over the temporal scales simulated, they may be important on a larger scale.</w:t>
      </w:r>
      <w:r w:rsidR="00225FA2" w:rsidRPr="001F473C">
        <w:rPr>
          <w:rFonts w:cs="Times New Roman"/>
        </w:rPr>
        <w:t xml:space="preserve"> Given the emerging nature of continued short-interval reburning, there are still relatively few documented sites of twice- and thrice-burned landscapes in the Interior. Additional empirical observations of repeat reburning will help inform our understanding of potential future fire behavior in reburned stands (and thus the strength and/or duration of a negative deciduous feedback).</w:t>
      </w:r>
    </w:p>
    <w:p w14:paraId="473B3417" w14:textId="29AA5403" w:rsidR="002F2AAE" w:rsidRPr="001F473C" w:rsidRDefault="004E0C83" w:rsidP="002F2AAE">
      <w:pPr>
        <w:ind w:firstLine="720"/>
        <w:rPr>
          <w:rFonts w:cs="Times New Roman"/>
        </w:rPr>
      </w:pPr>
      <w:bookmarkStart w:id="9" w:name="_heading=h.8nw2kotdx536" w:colFirst="0" w:colLast="0"/>
      <w:bookmarkEnd w:id="9"/>
      <w:r w:rsidRPr="001F473C">
        <w:rPr>
          <w:rFonts w:cs="Times New Roman"/>
        </w:rPr>
        <w:t>Our simulated reburned landscapes were based on the observed characteristics of 15-year-old regenerated stands.</w:t>
      </w:r>
      <w:r w:rsidR="002F2AAE" w:rsidRPr="001F473C">
        <w:rPr>
          <w:rFonts w:cs="Times New Roman"/>
        </w:rPr>
        <w:t xml:space="preserve"> </w:t>
      </w:r>
      <w:r w:rsidR="00161CB9" w:rsidRPr="001F473C">
        <w:rPr>
          <w:rFonts w:cs="Times New Roman"/>
        </w:rPr>
        <w:t>Regional</w:t>
      </w:r>
      <w:r w:rsidRPr="001F473C">
        <w:rPr>
          <w:rFonts w:cs="Times New Roman"/>
        </w:rPr>
        <w:t xml:space="preserve"> analysis of the frequency of reburning suggests that self-regulating feedback persists in the first 20 years after a fire </w:t>
      </w:r>
      <w:r w:rsidR="00891B34">
        <w:rPr>
          <w:rFonts w:cs="Times New Roman"/>
        </w:rPr>
        <w:fldChar w:fldCharType="begin"/>
      </w:r>
      <w:r w:rsidR="00891B34">
        <w:rPr>
          <w:rFonts w:cs="Times New Roman"/>
        </w:rPr>
        <w:instrText xml:space="preserve"> ADDIN ZOTERO_ITEM CSL_CITATION {"citationID":"YXMRJ94O","properties":{"formattedCitation":"(Buma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891B34">
        <w:rPr>
          <w:rFonts w:cs="Times New Roman"/>
        </w:rPr>
        <w:fldChar w:fldCharType="separate"/>
      </w:r>
      <w:r w:rsidR="00891B34">
        <w:rPr>
          <w:rFonts w:cs="Times New Roman"/>
          <w:noProof/>
        </w:rPr>
        <w:t>(Buma et al., 2022)</w:t>
      </w:r>
      <w:r w:rsidR="00891B34">
        <w:rPr>
          <w:rFonts w:cs="Times New Roman"/>
        </w:rPr>
        <w:fldChar w:fldCharType="end"/>
      </w:r>
      <w:r w:rsidR="00891B34">
        <w:rPr>
          <w:rFonts w:cs="Times New Roman"/>
        </w:rPr>
        <w:t>,</w:t>
      </w:r>
      <w:r w:rsidRPr="001F473C">
        <w:rPr>
          <w:rFonts w:cs="Times New Roman"/>
        </w:rPr>
        <w:t xml:space="preserve"> which is consistent with our findings.</w:t>
      </w:r>
      <w:r w:rsidR="002F2AAE" w:rsidRPr="001F473C">
        <w:rPr>
          <w:rFonts w:cs="Times New Roman"/>
        </w:rPr>
        <w:t xml:space="preserve"> </w:t>
      </w:r>
      <w:r w:rsidRPr="001F473C">
        <w:rPr>
          <w:rFonts w:cs="Times New Roman"/>
        </w:rPr>
        <w:t xml:space="preserve">Our observation that once-burned landscapes with average fuel abundance burned under extreme weather conditions suggests that self-regulating feedbacks may be overcome by </w:t>
      </w:r>
      <w:r w:rsidR="00161CB9" w:rsidRPr="001F473C">
        <w:rPr>
          <w:rFonts w:cs="Times New Roman"/>
        </w:rPr>
        <w:t>extreme fire weather conditions</w:t>
      </w:r>
      <w:r w:rsidRPr="001F473C">
        <w:rPr>
          <w:rFonts w:cs="Times New Roman"/>
        </w:rPr>
        <w:t xml:space="preserve"> </w:t>
      </w:r>
      <w:r w:rsidR="00161CB9" w:rsidRPr="001F473C">
        <w:rPr>
          <w:rFonts w:cs="Times New Roman"/>
        </w:rPr>
        <w:t>in stands that have burned once</w:t>
      </w:r>
      <w:r w:rsidRPr="001F473C">
        <w:rPr>
          <w:rFonts w:cs="Times New Roman"/>
        </w:rPr>
        <w:t>, which would allow for continued reburning; however, a threshold may exist in fuel abundance or connectivity that prevents fire spread in thrice-burned landscapes.</w:t>
      </w:r>
      <w:r w:rsidR="002F2AAE" w:rsidRPr="001F473C">
        <w:rPr>
          <w:rFonts w:cs="Times New Roman"/>
        </w:rPr>
        <w:t xml:space="preserve"> </w:t>
      </w:r>
    </w:p>
    <w:p w14:paraId="454A2FAC" w14:textId="7A1EC378" w:rsidR="002F2AAE" w:rsidRPr="001F473C" w:rsidRDefault="004E0C83" w:rsidP="002F2AAE">
      <w:pPr>
        <w:ind w:firstLine="720"/>
        <w:rPr>
          <w:rFonts w:cs="Times New Roman"/>
          <w:b/>
        </w:rPr>
      </w:pPr>
      <w:r w:rsidRPr="001F473C">
        <w:rPr>
          <w:rFonts w:cs="Times New Roman"/>
        </w:rPr>
        <w:t xml:space="preserve">The presence of less-flammable deciduous species has been invoked as a landscape management solution to boreal warming </w:t>
      </w:r>
      <w:r w:rsidR="00891B34">
        <w:rPr>
          <w:rFonts w:cs="Times New Roman"/>
        </w:rPr>
        <w:fldChar w:fldCharType="begin"/>
      </w:r>
      <w:r w:rsidR="00891B34">
        <w:rPr>
          <w:rFonts w:cs="Times New Roman"/>
        </w:rPr>
        <w:instrText xml:space="preserve"> ADDIN ZOTERO_ITEM CSL_CITATION {"citationID":"GPiOAXpm","properties":{"formattedCitation":"(Astrup et al., 2018)","plainCitation":"(Astrup et al., 2018)","noteIndex":0},"citationItems":[{"id":451,"uris":["http://zotero.org/users/10601290/items/9HB52XF5"],"itemData":{"id":451,"type":"article-journal","abstract":"The boreal forest is experiencing increasing levels of natural disturbance largely attributable to a changing climate. Among the most prevalent are stand-replacing wildfires that may accelerate warming and place local populations at risk1. Both adaptive and mitigating …","container-title":"Nat. Clim. Chang.","note":"publisher: nature.com","title":"A sensible climate solution for the boreal forest","author":[{"family":"Astrup","given":"R"},{"family":"Bernier","given":"P Y"},{"family":"Genet","given":"H"},{"family":"Lutz","given":"D A"},{"literal":"others"}],"issued":{"date-parts":[["2018"]]},"citation-key":"Astrup_2018"}}],"schema":"https://github.com/citation-style-language/schema/raw/master/csl-citation.json"} </w:instrText>
      </w:r>
      <w:r w:rsidR="00891B34">
        <w:rPr>
          <w:rFonts w:cs="Times New Roman"/>
        </w:rPr>
        <w:fldChar w:fldCharType="separate"/>
      </w:r>
      <w:r w:rsidR="00891B34">
        <w:rPr>
          <w:rFonts w:cs="Times New Roman"/>
          <w:noProof/>
        </w:rPr>
        <w:t>(Astrup et al., 2018)</w:t>
      </w:r>
      <w:r w:rsidR="00891B34">
        <w:rPr>
          <w:rFonts w:cs="Times New Roman"/>
        </w:rPr>
        <w:fldChar w:fldCharType="end"/>
      </w:r>
      <w:r w:rsidRPr="001F473C">
        <w:rPr>
          <w:rFonts w:cs="Times New Roman"/>
        </w:rPr>
        <w:t xml:space="preserve">, based on paleoecological evidence of declining fire activity found alongside increases in the presence of birch pollen </w:t>
      </w:r>
      <w:r w:rsidR="00891B34">
        <w:rPr>
          <w:rFonts w:cs="Times New Roman"/>
        </w:rPr>
        <w:fldChar w:fldCharType="begin"/>
      </w:r>
      <w:r w:rsidR="00891B34">
        <w:rPr>
          <w:rFonts w:cs="Times New Roman"/>
        </w:rPr>
        <w:instrText xml:space="preserve"> ADDIN ZOTERO_ITEM CSL_CITATION {"citationID":"AK8xTLev","properties":{"formattedCitation":"(Brubaker et al., 2009; Kelly et al., 2013)","plainCitation":"(Brubaker et al., 2009; Kelly et al., 2013)","noteIndex":0},"citationItems":[{"id":859,"uris":["http://zotero.org/users/10601290/items/ZQ4JM28M"],"itemData":{"id":859,"type":"article-journal","abstract":"Interactions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891B34">
        <w:rPr>
          <w:rFonts w:ascii="Cambria Math" w:hAnsi="Cambria Math" w:cs="Cambria Math"/>
        </w:rPr>
        <w:instrText>∼</w:instrText>
      </w:r>
      <w:r w:rsidR="00891B34">
        <w:rPr>
          <w:rFonts w:cs="Times New Roman"/>
        </w:rPr>
        <w:instrText xml:space="preserve">6,000–3,000 y ago, probably as a result of elevated landscape flammability associated with increased\n              Picea mariana\n              in the regional vegetation. During the Medieval Climate Anomaly (MCA; </w:instrText>
      </w:r>
      <w:r w:rsidR="00891B34">
        <w:rPr>
          <w:rFonts w:ascii="Cambria Math" w:hAnsi="Cambria Math" w:cs="Cambria Math"/>
        </w:rPr>
        <w:instrText>∼</w:instrText>
      </w:r>
      <w:r w:rsidR="00891B34">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891B34">
        <w:rPr>
          <w:rFonts w:cs="Times New Roman"/>
        </w:rPr>
        <w:fldChar w:fldCharType="separate"/>
      </w:r>
      <w:r w:rsidR="00891B34">
        <w:rPr>
          <w:rFonts w:cs="Times New Roman"/>
          <w:noProof/>
        </w:rPr>
        <w:t>(Brubaker et al., 2009; Kelly et al., 2013)</w:t>
      </w:r>
      <w:r w:rsidR="00891B34">
        <w:rPr>
          <w:rFonts w:cs="Times New Roman"/>
        </w:rPr>
        <w:fldChar w:fldCharType="end"/>
      </w:r>
      <w:r w:rsidR="00891B34">
        <w:rPr>
          <w:rFonts w:cs="Times New Roman"/>
        </w:rPr>
        <w:t>.</w:t>
      </w:r>
      <w:r w:rsidR="002F2AAE" w:rsidRPr="001F473C">
        <w:rPr>
          <w:rFonts w:cs="Times New Roman"/>
        </w:rPr>
        <w:t xml:space="preserve"> </w:t>
      </w:r>
      <w:r w:rsidRPr="001F473C">
        <w:rPr>
          <w:rFonts w:cs="Times New Roman"/>
        </w:rPr>
        <w:t>Our finding that simulated fire spread did not occur in thrice-</w:t>
      </w:r>
      <w:r w:rsidRPr="001F473C">
        <w:rPr>
          <w:rFonts w:cs="Times New Roman"/>
        </w:rPr>
        <w:lastRenderedPageBreak/>
        <w:t xml:space="preserve">burned landscapes, even under extreme conditions, suggests that </w:t>
      </w:r>
      <w:r w:rsidR="00161CB9" w:rsidRPr="001F473C">
        <w:rPr>
          <w:rFonts w:cs="Times New Roman"/>
        </w:rPr>
        <w:t>fuel constraints</w:t>
      </w:r>
      <w:r w:rsidRPr="001F473C">
        <w:rPr>
          <w:rFonts w:cs="Times New Roman"/>
        </w:rPr>
        <w:t xml:space="preserve"> outweigh </w:t>
      </w:r>
      <w:r w:rsidR="00161CB9" w:rsidRPr="001F473C">
        <w:rPr>
          <w:rFonts w:cs="Times New Roman"/>
        </w:rPr>
        <w:t>fire weather conditions</w:t>
      </w:r>
      <w:r w:rsidRPr="001F473C">
        <w:rPr>
          <w:rFonts w:cs="Times New Roman"/>
        </w:rPr>
        <w:t>, at least during the initial decades of post-fire regeneration.</w:t>
      </w:r>
      <w:r w:rsidR="002F2AAE" w:rsidRPr="001F473C">
        <w:rPr>
          <w:rFonts w:cs="Times New Roman"/>
        </w:rPr>
        <w:t xml:space="preserve"> </w:t>
      </w:r>
    </w:p>
    <w:p w14:paraId="0000004E" w14:textId="40455DBF" w:rsidR="00FD1B39" w:rsidRPr="001F473C" w:rsidRDefault="0072401A" w:rsidP="0072401A">
      <w:pPr>
        <w:pStyle w:val="Heading2"/>
      </w:pPr>
      <w:r w:rsidRPr="001F473C">
        <w:t xml:space="preserve">5. </w:t>
      </w:r>
      <w:r w:rsidR="002525A6" w:rsidRPr="001F473C">
        <w:t>Acknowledgements</w:t>
      </w:r>
    </w:p>
    <w:p w14:paraId="26EEBA46" w14:textId="4606DCA6" w:rsidR="000A6F5B" w:rsidRPr="001F473C" w:rsidRDefault="002525A6" w:rsidP="001A1230">
      <w:pPr>
        <w:rPr>
          <w:rFonts w:cs="Times New Roman"/>
        </w:rPr>
      </w:pPr>
      <w:r w:rsidRPr="001F473C">
        <w:rPr>
          <w:rFonts w:cs="Times New Roman"/>
        </w:rPr>
        <w:t>This study was funded by support from the NSF Polar Services Office (</w:t>
      </w:r>
      <w:r w:rsidR="004E27E6" w:rsidRPr="001F473C">
        <w:rPr>
          <w:rFonts w:cs="Times New Roman"/>
        </w:rPr>
        <w:t>NSF-OPP-1903231</w:t>
      </w:r>
      <w:r w:rsidRPr="001F473C">
        <w:rPr>
          <w:rFonts w:cs="Times New Roman"/>
        </w:rPr>
        <w:t>) and a Graduate Innovation Award from the Joint Fire Science Program (ID 19-1-01-43).</w:t>
      </w:r>
      <w:r w:rsidR="004E27E6" w:rsidRPr="001F473C">
        <w:rPr>
          <w:rFonts w:cs="Times New Roman"/>
        </w:rPr>
        <w:t xml:space="preserve"> We </w:t>
      </w:r>
      <w:r w:rsidR="002F2AAE" w:rsidRPr="001F473C">
        <w:rPr>
          <w:rFonts w:cs="Times New Roman"/>
        </w:rPr>
        <w:t xml:space="preserve">are grateful to </w:t>
      </w:r>
      <w:proofErr w:type="spellStart"/>
      <w:r w:rsidR="004E27E6" w:rsidRPr="001F473C">
        <w:rPr>
          <w:rFonts w:cs="Times New Roman"/>
        </w:rPr>
        <w:t>Vishnusai</w:t>
      </w:r>
      <w:proofErr w:type="spellEnd"/>
      <w:r w:rsidR="004E27E6" w:rsidRPr="001F473C">
        <w:rPr>
          <w:rFonts w:cs="Times New Roman"/>
        </w:rPr>
        <w:t xml:space="preserve"> </w:t>
      </w:r>
      <w:proofErr w:type="spellStart"/>
      <w:r w:rsidR="004E27E6" w:rsidRPr="001F473C">
        <w:rPr>
          <w:rFonts w:cs="Times New Roman"/>
        </w:rPr>
        <w:t>Kodicherla</w:t>
      </w:r>
      <w:proofErr w:type="spellEnd"/>
      <w:r w:rsidR="004E27E6" w:rsidRPr="001F473C">
        <w:rPr>
          <w:rFonts w:cs="Times New Roman"/>
        </w:rPr>
        <w:t xml:space="preserve">, Kyle Martini, Kristin Olson, Pauline </w:t>
      </w:r>
      <w:r w:rsidR="00C945AD" w:rsidRPr="001F473C">
        <w:rPr>
          <w:rFonts w:cs="Times New Roman"/>
        </w:rPr>
        <w:t>Allen,</w:t>
      </w:r>
      <w:r w:rsidR="004E27E6" w:rsidRPr="001F473C">
        <w:rPr>
          <w:rFonts w:cs="Times New Roman"/>
        </w:rPr>
        <w:t xml:space="preserve"> and Teagan Furbish for their help in the field. </w:t>
      </w:r>
      <w:r w:rsidR="000A6F5B" w:rsidRPr="001F473C">
        <w:rPr>
          <w:rFonts w:cs="Times New Roman"/>
        </w:rPr>
        <w:br w:type="page"/>
      </w:r>
    </w:p>
    <w:p w14:paraId="00000050" w14:textId="207203A7" w:rsidR="00FD1B39" w:rsidRDefault="0072401A" w:rsidP="0072401A">
      <w:pPr>
        <w:pStyle w:val="Heading2"/>
      </w:pPr>
      <w:r w:rsidRPr="001F473C">
        <w:lastRenderedPageBreak/>
        <w:t xml:space="preserve">6. </w:t>
      </w:r>
      <w:r w:rsidR="002525A6" w:rsidRPr="001F473C">
        <w:t xml:space="preserve">References </w:t>
      </w:r>
    </w:p>
    <w:p w14:paraId="7FD664A9" w14:textId="77777777" w:rsidR="00483C9A" w:rsidRPr="00483C9A" w:rsidRDefault="00891B34" w:rsidP="00483C9A">
      <w:pPr>
        <w:pStyle w:val="Bibliography"/>
      </w:pPr>
      <w:r>
        <w:fldChar w:fldCharType="begin"/>
      </w:r>
      <w:r w:rsidR="00483C9A">
        <w:instrText xml:space="preserve"> ADDIN ZOTERO_BIBL {"uncited":[],"omitted":[],"custom":[]} CSL_BIBLIOGRAPHY </w:instrText>
      </w:r>
      <w:r>
        <w:fldChar w:fldCharType="separate"/>
      </w:r>
      <w:proofErr w:type="spellStart"/>
      <w:r w:rsidR="00483C9A" w:rsidRPr="00483C9A">
        <w:t>Astrup</w:t>
      </w:r>
      <w:proofErr w:type="spellEnd"/>
      <w:r w:rsidR="00483C9A" w:rsidRPr="00483C9A">
        <w:t xml:space="preserve">, R., Bernier, P.Y., Genet, H., Lutz, D.A., others, 2018. A sensible climate solution for the boreal forest. Nat </w:t>
      </w:r>
      <w:proofErr w:type="spellStart"/>
      <w:r w:rsidR="00483C9A" w:rsidRPr="00483C9A">
        <w:t>Clim</w:t>
      </w:r>
      <w:proofErr w:type="spellEnd"/>
      <w:r w:rsidR="00483C9A" w:rsidRPr="00483C9A">
        <w:t xml:space="preserve"> Chang.</w:t>
      </w:r>
    </w:p>
    <w:p w14:paraId="5EE0947D" w14:textId="77777777" w:rsidR="00483C9A" w:rsidRPr="00483C9A" w:rsidRDefault="00483C9A" w:rsidP="00483C9A">
      <w:pPr>
        <w:pStyle w:val="Bibliography"/>
      </w:pPr>
      <w:r w:rsidRPr="00483C9A">
        <w:t xml:space="preserve">Atchley, A.L., Linn, R., </w:t>
      </w:r>
      <w:proofErr w:type="spellStart"/>
      <w:r w:rsidRPr="00483C9A">
        <w:t>Jonko</w:t>
      </w:r>
      <w:proofErr w:type="spellEnd"/>
      <w:r w:rsidRPr="00483C9A">
        <w:t xml:space="preserve">, A., Hoffman, C., Hyman, J.D., </w:t>
      </w:r>
      <w:proofErr w:type="spellStart"/>
      <w:r w:rsidRPr="00483C9A">
        <w:t>Pimont</w:t>
      </w:r>
      <w:proofErr w:type="spellEnd"/>
      <w:r w:rsidRPr="00483C9A">
        <w:t xml:space="preserve">, F., </w:t>
      </w:r>
      <w:proofErr w:type="spellStart"/>
      <w:r w:rsidRPr="00483C9A">
        <w:t>Sieg</w:t>
      </w:r>
      <w:proofErr w:type="spellEnd"/>
      <w:r w:rsidRPr="00483C9A">
        <w:t xml:space="preserve">, C., Middleton, R.S., 2021. Effects of fuel spatial distribution on wildland fire </w:t>
      </w:r>
      <w:proofErr w:type="spellStart"/>
      <w:r w:rsidRPr="00483C9A">
        <w:t>behaviour</w:t>
      </w:r>
      <w:proofErr w:type="spellEnd"/>
      <w:r w:rsidRPr="00483C9A">
        <w:t>. Int J Wildland Fire 30, 179.</w:t>
      </w:r>
    </w:p>
    <w:p w14:paraId="68AD6B3B" w14:textId="77777777" w:rsidR="00483C9A" w:rsidRPr="00483C9A" w:rsidRDefault="00483C9A" w:rsidP="00483C9A">
      <w:pPr>
        <w:pStyle w:val="Bibliography"/>
      </w:pPr>
      <w:proofErr w:type="spellStart"/>
      <w:r w:rsidRPr="00483C9A">
        <w:t>Balshi</w:t>
      </w:r>
      <w:proofErr w:type="spellEnd"/>
      <w:r w:rsidRPr="00483C9A">
        <w:t xml:space="preserve">, M.S., </w:t>
      </w:r>
      <w:proofErr w:type="spellStart"/>
      <w:r w:rsidRPr="00483C9A">
        <w:t>Mcguire</w:t>
      </w:r>
      <w:proofErr w:type="spellEnd"/>
      <w:r w:rsidRPr="00483C9A">
        <w:t xml:space="preserve">, A.D., Duffy, P., Flannigan, M., </w:t>
      </w:r>
      <w:proofErr w:type="spellStart"/>
      <w:r w:rsidRPr="00483C9A">
        <w:t>Kicklighter</w:t>
      </w:r>
      <w:proofErr w:type="spellEnd"/>
      <w:r w:rsidRPr="00483C9A">
        <w:t>, D.W., Melillo, J., 2009. Vulnerability of carbon storage in North American boreal forests to wildfires during the 21st century. Glob. Change Biol. 15, 1491–1510. https://doi.org/10.1111/j.1365-2486.2009.01877.x</w:t>
      </w:r>
    </w:p>
    <w:p w14:paraId="5FF79EE2" w14:textId="77777777" w:rsidR="00483C9A" w:rsidRPr="00483C9A" w:rsidRDefault="00483C9A" w:rsidP="00483C9A">
      <w:pPr>
        <w:pStyle w:val="Bibliography"/>
      </w:pPr>
      <w:r w:rsidRPr="00483C9A">
        <w:t xml:space="preserve">Barrett, K., </w:t>
      </w:r>
      <w:proofErr w:type="spellStart"/>
      <w:r w:rsidRPr="00483C9A">
        <w:t>Loboda</w:t>
      </w:r>
      <w:proofErr w:type="spellEnd"/>
      <w:r w:rsidRPr="00483C9A">
        <w:t xml:space="preserve">, T., McGuire, A.D., Genet, H., Hoy, E., </w:t>
      </w:r>
      <w:proofErr w:type="spellStart"/>
      <w:r w:rsidRPr="00483C9A">
        <w:t>Kasischke</w:t>
      </w:r>
      <w:proofErr w:type="spellEnd"/>
      <w:r w:rsidRPr="00483C9A">
        <w:t>, E., 2016. Static and dynamic controls on fire activity at moderate spatial and temporal scales in the Alaskan boreal forest. Ecosphere 7, e01572.</w:t>
      </w:r>
    </w:p>
    <w:p w14:paraId="399725E2" w14:textId="77777777" w:rsidR="00483C9A" w:rsidRPr="00483C9A" w:rsidRDefault="00483C9A" w:rsidP="00483C9A">
      <w:pPr>
        <w:pStyle w:val="Bibliography"/>
      </w:pPr>
      <w:r w:rsidRPr="00483C9A">
        <w:t xml:space="preserve">Binkley, Lousier, </w:t>
      </w:r>
      <w:proofErr w:type="spellStart"/>
      <w:r w:rsidRPr="00483C9A">
        <w:t>Cromack</w:t>
      </w:r>
      <w:proofErr w:type="spellEnd"/>
      <w:r w:rsidRPr="00483C9A">
        <w:t>, 1984. Ecosystem effects of Sitka alder in a Douglas-fir plantation. For. Sci. 30, 26–35.</w:t>
      </w:r>
    </w:p>
    <w:p w14:paraId="76952A83" w14:textId="77777777" w:rsidR="00483C9A" w:rsidRPr="00483C9A" w:rsidRDefault="00483C9A" w:rsidP="00483C9A">
      <w:pPr>
        <w:pStyle w:val="Bibliography"/>
      </w:pPr>
      <w:proofErr w:type="spellStart"/>
      <w:r w:rsidRPr="00483C9A">
        <w:t>Boby</w:t>
      </w:r>
      <w:proofErr w:type="spellEnd"/>
      <w:r w:rsidRPr="00483C9A">
        <w:t xml:space="preserve">, L.A., Schuur, E.A.G., Mack, M.C., </w:t>
      </w:r>
      <w:proofErr w:type="spellStart"/>
      <w:r w:rsidRPr="00483C9A">
        <w:t>Verbyla</w:t>
      </w:r>
      <w:proofErr w:type="spellEnd"/>
      <w:r w:rsidRPr="00483C9A">
        <w:t>, D., Johnstone, J.F., 2010. Quantifying fire severity, carbon, and nitrogen emissions in Alaska’s boreal forest. Ecol. Appl. 20, 1633–1647. https://doi.org/10.1890/08-2295.1</w:t>
      </w:r>
    </w:p>
    <w:p w14:paraId="538CD482" w14:textId="77777777" w:rsidR="00483C9A" w:rsidRPr="00483C9A" w:rsidRDefault="00483C9A" w:rsidP="00483C9A">
      <w:pPr>
        <w:pStyle w:val="Bibliography"/>
      </w:pPr>
      <w:r w:rsidRPr="00483C9A">
        <w:t>Bond-</w:t>
      </w:r>
      <w:proofErr w:type="spellStart"/>
      <w:r w:rsidRPr="00483C9A">
        <w:t>Lamberty</w:t>
      </w:r>
      <w:proofErr w:type="spellEnd"/>
      <w:r w:rsidRPr="00483C9A">
        <w:t>, B., Wang, C., Gower, S.T., 2002. Aboveground and belowground biomass and sapwood area allometric equations for six boreal tree species of northern Manitoba 32, 10.</w:t>
      </w:r>
    </w:p>
    <w:p w14:paraId="5CC14EE0" w14:textId="77777777" w:rsidR="00483C9A" w:rsidRPr="00483C9A" w:rsidRDefault="00483C9A" w:rsidP="00483C9A">
      <w:pPr>
        <w:pStyle w:val="Bibliography"/>
      </w:pPr>
      <w:r w:rsidRPr="00483C9A">
        <w:t>Brown, J.K., 1974. Handbook for inventorying downed woody material (No. 24). US Department of Agriculture, Forest Service, Intermountain Forest and Range Experiment Station.</w:t>
      </w:r>
    </w:p>
    <w:p w14:paraId="7EFBC46F" w14:textId="77777777" w:rsidR="00483C9A" w:rsidRPr="00483C9A" w:rsidRDefault="00483C9A" w:rsidP="00483C9A">
      <w:pPr>
        <w:pStyle w:val="Bibliography"/>
      </w:pPr>
      <w:r w:rsidRPr="00483C9A">
        <w:t>Brubaker, L.B., Higuera, P.E., Rupp, T.S., Olson, M.A., Anderson, P.M., Hu, F.S., 2009. Linking sediment-charcoal records and ecological modeling to understand causes of fire-regime change in boreal forests. Ecology 90, 1788–1801. https://doi.org/10.1890/08-0797.1</w:t>
      </w:r>
    </w:p>
    <w:p w14:paraId="1BABC718" w14:textId="77777777" w:rsidR="00483C9A" w:rsidRPr="00483C9A" w:rsidRDefault="00483C9A" w:rsidP="00483C9A">
      <w:pPr>
        <w:pStyle w:val="Bibliography"/>
      </w:pPr>
      <w:r w:rsidRPr="00483C9A">
        <w:t xml:space="preserve">Buma, B., Hayes, K., Weiss, S., </w:t>
      </w:r>
      <w:proofErr w:type="spellStart"/>
      <w:r w:rsidRPr="00483C9A">
        <w:t>Lucash</w:t>
      </w:r>
      <w:proofErr w:type="spellEnd"/>
      <w:r w:rsidRPr="00483C9A">
        <w:t>, M., 2022. Short-interval fires increasing in the Alaskan boreal forest as fire self-regulation decays across forest types. Sci. Rep. 12, 4901. https://doi.org/10.1038/s41598-022-08912-8</w:t>
      </w:r>
    </w:p>
    <w:p w14:paraId="2801A56F" w14:textId="77777777" w:rsidR="00483C9A" w:rsidRPr="00483C9A" w:rsidRDefault="00483C9A" w:rsidP="00483C9A">
      <w:pPr>
        <w:pStyle w:val="Bibliography"/>
      </w:pPr>
      <w:r w:rsidRPr="00483C9A">
        <w:t>Cahoon, S.M.P., Sullivan, P.F., Gray, A.N., 2022. Interactions among wildfire, forest type and landscape position are key determinants of boreal forest carbon stocks. J Ecol.</w:t>
      </w:r>
    </w:p>
    <w:p w14:paraId="62345243" w14:textId="77777777" w:rsidR="00483C9A" w:rsidRPr="00483C9A" w:rsidRDefault="00483C9A" w:rsidP="00483C9A">
      <w:pPr>
        <w:pStyle w:val="Bibliography"/>
      </w:pPr>
      <w:r w:rsidRPr="00483C9A">
        <w:t>Castle, D., Mell, W.E., Miller, F.J., 2013. Examination of the wildland-urban interface fire dynamics simulator in modeling of laboratory-scale surface-to-crown fire transition.</w:t>
      </w:r>
    </w:p>
    <w:p w14:paraId="0C44C45C" w14:textId="77777777" w:rsidR="00483C9A" w:rsidRPr="00483C9A" w:rsidRDefault="00483C9A" w:rsidP="00483C9A">
      <w:pPr>
        <w:pStyle w:val="Bibliography"/>
      </w:pPr>
      <w:proofErr w:type="spellStart"/>
      <w:r w:rsidRPr="00483C9A">
        <w:t>Eckdahl</w:t>
      </w:r>
      <w:proofErr w:type="spellEnd"/>
      <w:r w:rsidRPr="00483C9A">
        <w:t xml:space="preserve">, J.A., Kristensen, J.A., Metcalfe, D.B., 2022. Climatic variation drives loss and restructuring of carbon and nitrogen in boreal forest wildfire. </w:t>
      </w:r>
      <w:proofErr w:type="spellStart"/>
      <w:r w:rsidRPr="00483C9A">
        <w:t>Biogeosciences</w:t>
      </w:r>
      <w:proofErr w:type="spellEnd"/>
      <w:r w:rsidRPr="00483C9A">
        <w:t xml:space="preserve"> 19, 2487–2506. https://doi.org/10.5194/bg-19-2487-2022</w:t>
      </w:r>
    </w:p>
    <w:p w14:paraId="452DC61A" w14:textId="77777777" w:rsidR="00483C9A" w:rsidRPr="00483C9A" w:rsidRDefault="00483C9A" w:rsidP="00483C9A">
      <w:pPr>
        <w:pStyle w:val="Bibliography"/>
      </w:pPr>
      <w:r w:rsidRPr="00483C9A">
        <w:t xml:space="preserve">Foster, A.C., Wang, J.A., Frost, G.V., Davidson, S.J., Hoy, E., Turner, K.W., </w:t>
      </w:r>
      <w:proofErr w:type="spellStart"/>
      <w:r w:rsidRPr="00483C9A">
        <w:t>Sonnentag</w:t>
      </w:r>
      <w:proofErr w:type="spellEnd"/>
      <w:r w:rsidRPr="00483C9A">
        <w:t>, O., Epstein, H., Berner, L.T., Armstrong, A.H., others, 2022. Disturbances in North American boreal forest and Arctic tundra: impacts, interactions, and responses. Environ. Res. Lett. 17, 113001.</w:t>
      </w:r>
    </w:p>
    <w:p w14:paraId="0815B4A2" w14:textId="77777777" w:rsidR="00483C9A" w:rsidRPr="00483C9A" w:rsidRDefault="00483C9A" w:rsidP="00483C9A">
      <w:pPr>
        <w:pStyle w:val="Bibliography"/>
      </w:pPr>
      <w:r w:rsidRPr="00483C9A">
        <w:t xml:space="preserve">Hanan, E.J., Kennedy, M.C., Ren, J., Johnson, M.C., Smith, A.M.S., 2022. Missing Climate Feedbacks in Fire Models: Limitations and Uncertainties in Fuel Loadings and the Role </w:t>
      </w:r>
      <w:r w:rsidRPr="00483C9A">
        <w:lastRenderedPageBreak/>
        <w:t>of Decomposition in Fine Fuel Accumulation. J. Adv. Model. Earth Syst. 14, e2021MS002818. https://doi.org/10.1029/2021MS002818</w:t>
      </w:r>
    </w:p>
    <w:p w14:paraId="43BF4E84" w14:textId="77777777" w:rsidR="00483C9A" w:rsidRPr="00483C9A" w:rsidRDefault="00483C9A" w:rsidP="00483C9A">
      <w:pPr>
        <w:pStyle w:val="Bibliography"/>
      </w:pPr>
      <w:r w:rsidRPr="00483C9A">
        <w:t xml:space="preserve">Hart, S.J., </w:t>
      </w:r>
      <w:proofErr w:type="spellStart"/>
      <w:r w:rsidRPr="00483C9A">
        <w:t>Henkelman</w:t>
      </w:r>
      <w:proofErr w:type="spellEnd"/>
      <w:r w:rsidRPr="00483C9A">
        <w:t xml:space="preserve">, J., McLoughlin, P.D., Nielsen, S.E., </w:t>
      </w:r>
      <w:proofErr w:type="spellStart"/>
      <w:r w:rsidRPr="00483C9A">
        <w:t>Truchon</w:t>
      </w:r>
      <w:proofErr w:type="spellEnd"/>
      <w:r w:rsidRPr="00483C9A">
        <w:t>‐Savard, A., Johnstone, J.F., 2019. Examining forest resilience to changing fire frequency in a fire‐prone region of boreal forest. Glob. Change Biol. 25, 869–884. https://doi.org/10.1111/gcb.14550</w:t>
      </w:r>
    </w:p>
    <w:p w14:paraId="1D34097A" w14:textId="77777777" w:rsidR="00483C9A" w:rsidRPr="00483C9A" w:rsidRDefault="00483C9A" w:rsidP="00483C9A">
      <w:pPr>
        <w:pStyle w:val="Bibliography"/>
      </w:pPr>
      <w:r w:rsidRPr="00483C9A">
        <w:t>Hayes, K., Buma, B., 2021. Effects of short‐interval disturbances continue to accumulate, overwhelming variability in local resilience. Ecosphere 12. https://doi.org/10.1002/ecs2.3379</w:t>
      </w:r>
    </w:p>
    <w:p w14:paraId="705C59E5" w14:textId="77777777" w:rsidR="00483C9A" w:rsidRPr="00483C9A" w:rsidRDefault="00483C9A" w:rsidP="00483C9A">
      <w:pPr>
        <w:pStyle w:val="Bibliography"/>
      </w:pPr>
      <w:proofErr w:type="spellStart"/>
      <w:r w:rsidRPr="00483C9A">
        <w:t>Hély</w:t>
      </w:r>
      <w:proofErr w:type="spellEnd"/>
      <w:r w:rsidRPr="00483C9A">
        <w:t>, C., Bergeron, Y., Flannigan, M.D., 2000. Effects of stand composition on fire hazard in mixed-wood Canadian boreal forest. J. Veg. Sci. 11, 813–824. https://doi.org/10.2307/3236551</w:t>
      </w:r>
    </w:p>
    <w:p w14:paraId="21F19876" w14:textId="77777777" w:rsidR="00483C9A" w:rsidRPr="00483C9A" w:rsidRDefault="00483C9A" w:rsidP="00483C9A">
      <w:pPr>
        <w:pStyle w:val="Bibliography"/>
      </w:pPr>
      <w:r w:rsidRPr="00483C9A">
        <w:t xml:space="preserve">Higuera, P.E., Brubaker, L.B., Anderson, P.M., Brown, T.A., Kennedy, A.T., Hu, F.S., 2008. Frequent Fires in Ancient Shrub Tundra: Implications of Paleorecords for Arctic Environmental Change. </w:t>
      </w:r>
      <w:proofErr w:type="spellStart"/>
      <w:r w:rsidRPr="00483C9A">
        <w:t>PLoS</w:t>
      </w:r>
      <w:proofErr w:type="spellEnd"/>
      <w:r w:rsidRPr="00483C9A">
        <w:t xml:space="preserve"> ONE 3, e0001744. https://doi.org/10.1371/journal.pone.0001744</w:t>
      </w:r>
    </w:p>
    <w:p w14:paraId="4C729A7E" w14:textId="77777777" w:rsidR="00483C9A" w:rsidRPr="00483C9A" w:rsidRDefault="00483C9A" w:rsidP="00483C9A">
      <w:pPr>
        <w:pStyle w:val="Bibliography"/>
      </w:pPr>
      <w:r w:rsidRPr="00483C9A">
        <w:t xml:space="preserve">Hines, W.G.S., Hines, R.J.O., 1979. The Eberhardt statistic and the detection of </w:t>
      </w:r>
      <w:proofErr w:type="spellStart"/>
      <w:r w:rsidRPr="00483C9A">
        <w:t>nonrandomness</w:t>
      </w:r>
      <w:proofErr w:type="spellEnd"/>
      <w:r w:rsidRPr="00483C9A">
        <w:t xml:space="preserve"> of spatial point distributions. </w:t>
      </w:r>
      <w:proofErr w:type="spellStart"/>
      <w:r w:rsidRPr="00483C9A">
        <w:t>Biometrika</w:t>
      </w:r>
      <w:proofErr w:type="spellEnd"/>
      <w:r w:rsidRPr="00483C9A">
        <w:t xml:space="preserve"> 66, 73–79. https://doi.org/10.1093/biomet/66.1.73</w:t>
      </w:r>
    </w:p>
    <w:p w14:paraId="639DB361" w14:textId="77777777" w:rsidR="00483C9A" w:rsidRPr="00483C9A" w:rsidRDefault="00483C9A" w:rsidP="00483C9A">
      <w:pPr>
        <w:pStyle w:val="Bibliography"/>
      </w:pPr>
      <w:proofErr w:type="spellStart"/>
      <w:r w:rsidRPr="00483C9A">
        <w:t>Hoecker</w:t>
      </w:r>
      <w:proofErr w:type="spellEnd"/>
      <w:r w:rsidRPr="00483C9A">
        <w:t xml:space="preserve">, T.J., Higuera, P.E., 2019. Forest succession and climate variability interacted to control fire activity over the last four centuries in an Alaskan boreal landscape. </w:t>
      </w:r>
      <w:proofErr w:type="spellStart"/>
      <w:r w:rsidRPr="00483C9A">
        <w:t>Landsc</w:t>
      </w:r>
      <w:proofErr w:type="spellEnd"/>
      <w:r w:rsidRPr="00483C9A">
        <w:t xml:space="preserve"> </w:t>
      </w:r>
      <w:proofErr w:type="spellStart"/>
      <w:r w:rsidRPr="00483C9A">
        <w:t>Ecol</w:t>
      </w:r>
      <w:proofErr w:type="spellEnd"/>
      <w:r w:rsidRPr="00483C9A">
        <w:t xml:space="preserve"> 34, 227–241.</w:t>
      </w:r>
    </w:p>
    <w:p w14:paraId="33F787C0" w14:textId="77777777" w:rsidR="00483C9A" w:rsidRPr="00483C9A" w:rsidRDefault="00483C9A" w:rsidP="00483C9A">
      <w:pPr>
        <w:pStyle w:val="Bibliography"/>
      </w:pPr>
      <w:r w:rsidRPr="00483C9A">
        <w:t>Hoffman, C., Morgan, P., Mell, W., Parsons, R., Strand, E.K., Cook, S., 2012. Numerical Simulation of Crown Fire Hazard Immediately after Bark Beetle-Caused Mortality in Lodgepole Pine Forests. For. Sci. 58, 178–188. https://doi.org/10.5849/forsci.10-137</w:t>
      </w:r>
    </w:p>
    <w:p w14:paraId="3A1F9FBA" w14:textId="77777777" w:rsidR="00483C9A" w:rsidRPr="00483C9A" w:rsidRDefault="00483C9A" w:rsidP="00483C9A">
      <w:pPr>
        <w:pStyle w:val="Bibliography"/>
      </w:pPr>
      <w:r w:rsidRPr="00483C9A">
        <w:t xml:space="preserve">Hoffman, C., </w:t>
      </w:r>
      <w:proofErr w:type="spellStart"/>
      <w:r w:rsidRPr="00483C9A">
        <w:t>Sieg</w:t>
      </w:r>
      <w:proofErr w:type="spellEnd"/>
      <w:r w:rsidRPr="00483C9A">
        <w:t xml:space="preserve">, C., Linn, R., Mell, W., Parsons, R., Ziegler, J., </w:t>
      </w:r>
      <w:proofErr w:type="spellStart"/>
      <w:r w:rsidRPr="00483C9A">
        <w:t>Hiers</w:t>
      </w:r>
      <w:proofErr w:type="spellEnd"/>
      <w:r w:rsidRPr="00483C9A">
        <w:t>, J., 2018. Advancing the Science of Wildland Fire Dynamics Using Process-Based Models. Fire 1, 32. https://doi.org/10.3390/fire1020032</w:t>
      </w:r>
    </w:p>
    <w:p w14:paraId="6A3F6747" w14:textId="77777777" w:rsidR="00483C9A" w:rsidRPr="00483C9A" w:rsidRDefault="00483C9A" w:rsidP="00483C9A">
      <w:pPr>
        <w:pStyle w:val="Bibliography"/>
      </w:pPr>
      <w:r w:rsidRPr="00483C9A">
        <w:t>Hoffman, C.M., Morgan, P., Mell, W., Parsons, R., Strand, E., Cook, S., 2013. Surface Fire Intensity Influences Simulated Crown Fire Behavior in Lodgepole Pine Forests with Recent Mountain Pine Beetle-Caused Tree Mortality. For. Sci. 59, 390–399. https://doi.org/10.5849/forsci.11-114</w:t>
      </w:r>
    </w:p>
    <w:p w14:paraId="1D69FE4A" w14:textId="77777777" w:rsidR="00483C9A" w:rsidRPr="00483C9A" w:rsidRDefault="00483C9A" w:rsidP="00483C9A">
      <w:pPr>
        <w:pStyle w:val="Bibliography"/>
      </w:pPr>
      <w:r w:rsidRPr="00483C9A">
        <w:t xml:space="preserve">Johnstone, J.F., </w:t>
      </w:r>
      <w:proofErr w:type="spellStart"/>
      <w:r w:rsidRPr="00483C9A">
        <w:t>Celis</w:t>
      </w:r>
      <w:proofErr w:type="spellEnd"/>
      <w:r w:rsidRPr="00483C9A">
        <w:t>, G., Chapin, F.S., Hollingsworth, T.N., Jean, M., Mack, M.C., 2020. Factors shaping alternate successional trajectories in burned black spruce forests of Alaska. Ecosphere 11. https://doi.org/10.1002/ecs2.3129</w:t>
      </w:r>
    </w:p>
    <w:p w14:paraId="064D1B27" w14:textId="77777777" w:rsidR="00483C9A" w:rsidRPr="00483C9A" w:rsidRDefault="00483C9A" w:rsidP="00483C9A">
      <w:pPr>
        <w:pStyle w:val="Bibliography"/>
      </w:pPr>
      <w:r w:rsidRPr="00483C9A">
        <w:t>Johnstone, J.F., Chapin, F.S., 2006. Effects of Soil Burn Severity on Post-Fire Tree Recruitment in Boreal Forest. Ecosystems 9, 14–31. https://doi.org/10.1007/s10021-004-0042-x</w:t>
      </w:r>
    </w:p>
    <w:p w14:paraId="57175878" w14:textId="77777777" w:rsidR="00483C9A" w:rsidRPr="00483C9A" w:rsidRDefault="00483C9A" w:rsidP="00483C9A">
      <w:pPr>
        <w:pStyle w:val="Bibliography"/>
      </w:pPr>
      <w:r w:rsidRPr="00483C9A">
        <w:t>Johnstone, J.F., Hollingsworth, T.N., Chapin, F.S., Mack, M.C., 2010. Changes in fire regime break the legacy lock on successional trajectories in Alaskan boreal forest. Glob. Change Biol. 16, 1281–1295. https://doi.org/10.1111/j.1365-2486.2009.02051.x</w:t>
      </w:r>
    </w:p>
    <w:p w14:paraId="35A9E15D" w14:textId="77777777" w:rsidR="00483C9A" w:rsidRPr="00483C9A" w:rsidRDefault="00483C9A" w:rsidP="00483C9A">
      <w:pPr>
        <w:pStyle w:val="Bibliography"/>
      </w:pPr>
      <w:proofErr w:type="spellStart"/>
      <w:r w:rsidRPr="00483C9A">
        <w:t>Kasischke</w:t>
      </w:r>
      <w:proofErr w:type="spellEnd"/>
      <w:r w:rsidRPr="00483C9A">
        <w:t xml:space="preserve">, E.S., </w:t>
      </w:r>
      <w:proofErr w:type="spellStart"/>
      <w:r w:rsidRPr="00483C9A">
        <w:t>Verbyla</w:t>
      </w:r>
      <w:proofErr w:type="spellEnd"/>
      <w:r w:rsidRPr="00483C9A">
        <w:t>, D.L., Rupp, T.S., others, 2010. Alaska’s changing fire regime—implications for the vulnerability of its boreal forests. J. For. ….</w:t>
      </w:r>
    </w:p>
    <w:p w14:paraId="51378A98" w14:textId="77777777" w:rsidR="00483C9A" w:rsidRPr="00483C9A" w:rsidRDefault="00483C9A" w:rsidP="00483C9A">
      <w:pPr>
        <w:pStyle w:val="Bibliography"/>
      </w:pPr>
      <w:r w:rsidRPr="00483C9A">
        <w:t xml:space="preserve">Kelly, R., Chipman, M.L., Higuera, P.E., </w:t>
      </w:r>
      <w:proofErr w:type="spellStart"/>
      <w:r w:rsidRPr="00483C9A">
        <w:t>Stefanova</w:t>
      </w:r>
      <w:proofErr w:type="spellEnd"/>
      <w:r w:rsidRPr="00483C9A">
        <w:t>, I., Brubaker, L.B., Hu, F.S., 2013. Recent burning of boreal forests exceeds fire regime limits of the past 10,000 years. Proc. Natl. Acad. Sci. 110, 13055–13060. https://doi.org/10.1073/pnas.1305069110</w:t>
      </w:r>
    </w:p>
    <w:p w14:paraId="5ACCD2F1" w14:textId="77777777" w:rsidR="00483C9A" w:rsidRPr="00483C9A" w:rsidRDefault="00483C9A" w:rsidP="00483C9A">
      <w:pPr>
        <w:pStyle w:val="Bibliography"/>
      </w:pPr>
      <w:r w:rsidRPr="00483C9A">
        <w:lastRenderedPageBreak/>
        <w:t xml:space="preserve">Lund, M.T., </w:t>
      </w:r>
      <w:proofErr w:type="spellStart"/>
      <w:r w:rsidRPr="00483C9A">
        <w:t>Nordling</w:t>
      </w:r>
      <w:proofErr w:type="spellEnd"/>
      <w:r w:rsidRPr="00483C9A">
        <w:t xml:space="preserve">, K., </w:t>
      </w:r>
      <w:proofErr w:type="spellStart"/>
      <w:r w:rsidRPr="00483C9A">
        <w:t>Gjelsvik</w:t>
      </w:r>
      <w:proofErr w:type="spellEnd"/>
      <w:r w:rsidRPr="00483C9A">
        <w:t xml:space="preserve">, A.B., </w:t>
      </w:r>
      <w:proofErr w:type="spellStart"/>
      <w:r w:rsidRPr="00483C9A">
        <w:t>Samset</w:t>
      </w:r>
      <w:proofErr w:type="spellEnd"/>
      <w:r w:rsidRPr="00483C9A">
        <w:t xml:space="preserve">, B.H., 2023. The influence of variability on fire weather conditions in high latitude regions under present and future global warming. Environ. Res. </w:t>
      </w:r>
      <w:proofErr w:type="spellStart"/>
      <w:r w:rsidRPr="00483C9A">
        <w:t>Commun</w:t>
      </w:r>
      <w:proofErr w:type="spellEnd"/>
      <w:r w:rsidRPr="00483C9A">
        <w:t>. 5, 065016. https://doi.org/10.1088/2515-7620/acdfad</w:t>
      </w:r>
    </w:p>
    <w:p w14:paraId="7EC54CB3" w14:textId="77777777" w:rsidR="00483C9A" w:rsidRPr="00483C9A" w:rsidRDefault="00483C9A" w:rsidP="00483C9A">
      <w:pPr>
        <w:pStyle w:val="Bibliography"/>
      </w:pPr>
      <w:r w:rsidRPr="00483C9A">
        <w:t>Mack, M.C., Walker, X.J., Johnstone, J.F., Alexander, H.D., Melvin, A.M., Jean, M., Miller, S.N., 2021. Carbon loss from boreal forest wildfires offset by increased dominance of deciduous trees. Science 372, 280–283.</w:t>
      </w:r>
    </w:p>
    <w:p w14:paraId="721C7778" w14:textId="77777777" w:rsidR="00483C9A" w:rsidRPr="00483C9A" w:rsidRDefault="00483C9A" w:rsidP="00483C9A">
      <w:pPr>
        <w:pStyle w:val="Bibliography"/>
      </w:pPr>
      <w:r w:rsidRPr="00483C9A">
        <w:t xml:space="preserve">McGrattan, K., </w:t>
      </w:r>
      <w:proofErr w:type="spellStart"/>
      <w:r w:rsidRPr="00483C9A">
        <w:t>Hostikka</w:t>
      </w:r>
      <w:proofErr w:type="spellEnd"/>
      <w:r w:rsidRPr="00483C9A">
        <w:t>, S., n.d. Verification and Validation Process of a Fire Model.</w:t>
      </w:r>
    </w:p>
    <w:p w14:paraId="49202DF4" w14:textId="77777777" w:rsidR="00483C9A" w:rsidRPr="00483C9A" w:rsidRDefault="00483C9A" w:rsidP="00483C9A">
      <w:pPr>
        <w:pStyle w:val="Bibliography"/>
      </w:pPr>
      <w:r w:rsidRPr="00483C9A">
        <w:t xml:space="preserve">McGrattan, K., </w:t>
      </w:r>
      <w:proofErr w:type="spellStart"/>
      <w:r w:rsidRPr="00483C9A">
        <w:t>Hostikka</w:t>
      </w:r>
      <w:proofErr w:type="spellEnd"/>
      <w:r w:rsidRPr="00483C9A">
        <w:t>, S., McDermott, R., Floyd, J., Weinschenk, C., Overholt, K., n.d. Fire Dynamics Simulator User’s Guide. NIST Spec. Publ.</w:t>
      </w:r>
    </w:p>
    <w:p w14:paraId="728FD11D" w14:textId="77777777" w:rsidR="00483C9A" w:rsidRPr="00483C9A" w:rsidRDefault="00483C9A" w:rsidP="00483C9A">
      <w:pPr>
        <w:pStyle w:val="Bibliography"/>
      </w:pPr>
      <w:r w:rsidRPr="00483C9A">
        <w:t xml:space="preserve">McGrattan, K., McDermott, R., Floyd, J., </w:t>
      </w:r>
      <w:proofErr w:type="spellStart"/>
      <w:r w:rsidRPr="00483C9A">
        <w:t>Hostikka</w:t>
      </w:r>
      <w:proofErr w:type="spellEnd"/>
      <w:r w:rsidRPr="00483C9A">
        <w:t xml:space="preserve">, S., Forney, G., Baum, H., 2012. Computational fluid dynamics modelling of fire. Int. J. </w:t>
      </w:r>
      <w:proofErr w:type="spellStart"/>
      <w:r w:rsidRPr="00483C9A">
        <w:t>Comput</w:t>
      </w:r>
      <w:proofErr w:type="spellEnd"/>
      <w:r w:rsidRPr="00483C9A">
        <w:t xml:space="preserve">. Fluid </w:t>
      </w:r>
      <w:proofErr w:type="spellStart"/>
      <w:r w:rsidRPr="00483C9A">
        <w:t>Dyn</w:t>
      </w:r>
      <w:proofErr w:type="spellEnd"/>
      <w:r w:rsidRPr="00483C9A">
        <w:t>. 26, 349–361. https://doi.org/10.1080/10618562.2012.659663</w:t>
      </w:r>
    </w:p>
    <w:p w14:paraId="12563FD2" w14:textId="77777777" w:rsidR="00483C9A" w:rsidRPr="00483C9A" w:rsidRDefault="00483C9A" w:rsidP="00483C9A">
      <w:pPr>
        <w:pStyle w:val="Bibliography"/>
      </w:pPr>
      <w:r w:rsidRPr="00483C9A">
        <w:t>Mell, W., 2007. Modeling wildland and wildland-urban interface fires.</w:t>
      </w:r>
    </w:p>
    <w:p w14:paraId="11DB1F8D" w14:textId="77777777" w:rsidR="00483C9A" w:rsidRPr="00483C9A" w:rsidRDefault="00483C9A" w:rsidP="00483C9A">
      <w:pPr>
        <w:pStyle w:val="Bibliography"/>
      </w:pPr>
      <w:r w:rsidRPr="00483C9A">
        <w:t xml:space="preserve">Mell, W., </w:t>
      </w:r>
      <w:proofErr w:type="spellStart"/>
      <w:r w:rsidRPr="00483C9A">
        <w:t>Maranghides</w:t>
      </w:r>
      <w:proofErr w:type="spellEnd"/>
      <w:r w:rsidRPr="00483C9A">
        <w:t xml:space="preserve">, A., McDermott, R., Manzello, S.L., 2009. Numerical simulation and experiments of burning </w:t>
      </w:r>
      <w:proofErr w:type="spellStart"/>
      <w:r w:rsidRPr="00483C9A">
        <w:t>douglas</w:t>
      </w:r>
      <w:proofErr w:type="spellEnd"/>
      <w:r w:rsidRPr="00483C9A">
        <w:t xml:space="preserve"> fir trees. Combust. Flame 156, 2023–2041. https://doi.org/10.1016/j.combustflame.2009.06.015</w:t>
      </w:r>
    </w:p>
    <w:p w14:paraId="1E5629E9" w14:textId="77777777" w:rsidR="00483C9A" w:rsidRPr="00483C9A" w:rsidRDefault="00483C9A" w:rsidP="00483C9A">
      <w:pPr>
        <w:pStyle w:val="Bibliography"/>
      </w:pPr>
      <w:r w:rsidRPr="00483C9A">
        <w:t xml:space="preserve">Mell, W., McNamara, D., </w:t>
      </w:r>
      <w:proofErr w:type="spellStart"/>
      <w:r w:rsidRPr="00483C9A">
        <w:t>Maranghides</w:t>
      </w:r>
      <w:proofErr w:type="spellEnd"/>
      <w:r w:rsidRPr="00483C9A">
        <w:t xml:space="preserve">, A., McDermott, R., Forney, G., Hoffman, C., </w:t>
      </w:r>
      <w:proofErr w:type="spellStart"/>
      <w:r w:rsidRPr="00483C9A">
        <w:t>Ginder</w:t>
      </w:r>
      <w:proofErr w:type="spellEnd"/>
      <w:r w:rsidRPr="00483C9A">
        <w:t>, M., 2011. COMPUTER MODELLING OF WILDLAND-URBAN INTERFACE FIRES 13.</w:t>
      </w:r>
    </w:p>
    <w:p w14:paraId="6A928045" w14:textId="77777777" w:rsidR="00483C9A" w:rsidRPr="00483C9A" w:rsidRDefault="00483C9A" w:rsidP="00483C9A">
      <w:pPr>
        <w:pStyle w:val="Bibliography"/>
      </w:pPr>
      <w:r w:rsidRPr="00483C9A">
        <w:t xml:space="preserve">Mell, W.E., McDermott, R.J., Forney, G.P., Hoffman, C., </w:t>
      </w:r>
      <w:proofErr w:type="spellStart"/>
      <w:r w:rsidRPr="00483C9A">
        <w:t>Ginder</w:t>
      </w:r>
      <w:proofErr w:type="spellEnd"/>
      <w:r w:rsidRPr="00483C9A">
        <w:t>, M., 2010. Wildland Fire Behavior Modeling: Perspectives, New Approaches and Applications 17.</w:t>
      </w:r>
    </w:p>
    <w:p w14:paraId="114FD2DA" w14:textId="77777777" w:rsidR="00483C9A" w:rsidRPr="00483C9A" w:rsidRDefault="00483C9A" w:rsidP="00483C9A">
      <w:pPr>
        <w:pStyle w:val="Bibliography"/>
      </w:pPr>
      <w:r w:rsidRPr="00483C9A">
        <w:t xml:space="preserve">Mueller, E., Mell, W., </w:t>
      </w:r>
      <w:proofErr w:type="spellStart"/>
      <w:r w:rsidRPr="00483C9A">
        <w:t>Simeoni</w:t>
      </w:r>
      <w:proofErr w:type="spellEnd"/>
      <w:r w:rsidRPr="00483C9A">
        <w:t>, A., 2014. Large eddy simulation of forest canopy flow for wildland fire modeling. Can. J. For. Res. 44, 1534–1544. https://doi.org/10.1139/cjfr-2014-0184</w:t>
      </w:r>
    </w:p>
    <w:p w14:paraId="3E58AB5E" w14:textId="77777777" w:rsidR="00483C9A" w:rsidRPr="00483C9A" w:rsidRDefault="00483C9A" w:rsidP="00483C9A">
      <w:pPr>
        <w:pStyle w:val="Bibliography"/>
      </w:pPr>
      <w:r w:rsidRPr="00483C9A">
        <w:t xml:space="preserve">Overholt, K.J., </w:t>
      </w:r>
      <w:proofErr w:type="spellStart"/>
      <w:r w:rsidRPr="00483C9A">
        <w:t>Kurzawski</w:t>
      </w:r>
      <w:proofErr w:type="spellEnd"/>
      <w:r w:rsidRPr="00483C9A">
        <w:t xml:space="preserve">, A.J., Cabrera, J., </w:t>
      </w:r>
      <w:proofErr w:type="spellStart"/>
      <w:r w:rsidRPr="00483C9A">
        <w:t>Koopersmith</w:t>
      </w:r>
      <w:proofErr w:type="spellEnd"/>
      <w:r w:rsidRPr="00483C9A">
        <w:t xml:space="preserve">, M., </w:t>
      </w:r>
      <w:proofErr w:type="spellStart"/>
      <w:r w:rsidRPr="00483C9A">
        <w:t>Ezekoye</w:t>
      </w:r>
      <w:proofErr w:type="spellEnd"/>
      <w:r w:rsidRPr="00483C9A">
        <w:t xml:space="preserve">, O.A., 2014. Fire behavior and heat fluxes for lab-scale burning of little bluestem grass. Fire </w:t>
      </w:r>
      <w:proofErr w:type="spellStart"/>
      <w:r w:rsidRPr="00483C9A">
        <w:t>Saf</w:t>
      </w:r>
      <w:proofErr w:type="spellEnd"/>
      <w:r w:rsidRPr="00483C9A">
        <w:t>. J. 67, 70–81. https://doi.org/10.1016/j.firesaf.2014.05.007</w:t>
      </w:r>
    </w:p>
    <w:p w14:paraId="6AB31B80" w14:textId="77777777" w:rsidR="00483C9A" w:rsidRPr="00483C9A" w:rsidRDefault="00483C9A" w:rsidP="00483C9A">
      <w:pPr>
        <w:pStyle w:val="Bibliography"/>
      </w:pPr>
      <w:r w:rsidRPr="00483C9A">
        <w:t>Parks, S.A., Holsinger, L.M., Miller, C., others, 2015. Wildland fire as a self‐regulating mechanism: the role of previous burns and weather in limiting fire progression. Ecological.</w:t>
      </w:r>
    </w:p>
    <w:p w14:paraId="7432DBFB" w14:textId="77777777" w:rsidR="00483C9A" w:rsidRPr="00483C9A" w:rsidRDefault="00483C9A" w:rsidP="00483C9A">
      <w:pPr>
        <w:pStyle w:val="Bibliography"/>
      </w:pPr>
      <w:r w:rsidRPr="00483C9A">
        <w:t xml:space="preserve">Parsons, R., Linn, R., </w:t>
      </w:r>
      <w:proofErr w:type="spellStart"/>
      <w:r w:rsidRPr="00483C9A">
        <w:t>Pimont</w:t>
      </w:r>
      <w:proofErr w:type="spellEnd"/>
      <w:r w:rsidRPr="00483C9A">
        <w:t xml:space="preserve">, F., Hoffman, C., Sauer, J., </w:t>
      </w:r>
      <w:proofErr w:type="spellStart"/>
      <w:r w:rsidRPr="00483C9A">
        <w:t>Winterkamp</w:t>
      </w:r>
      <w:proofErr w:type="spellEnd"/>
      <w:r w:rsidRPr="00483C9A">
        <w:t xml:space="preserve">, J., </w:t>
      </w:r>
      <w:proofErr w:type="spellStart"/>
      <w:r w:rsidRPr="00483C9A">
        <w:t>Sieg</w:t>
      </w:r>
      <w:proofErr w:type="spellEnd"/>
      <w:r w:rsidRPr="00483C9A">
        <w:t>, C., Jolly, W., 2017. Numerical investigation of aggregated fuel spatial pattern impacts on fire behavior. Land Basel 6, 43.</w:t>
      </w:r>
    </w:p>
    <w:p w14:paraId="5E2E2E42" w14:textId="77777777" w:rsidR="00483C9A" w:rsidRPr="00483C9A" w:rsidRDefault="00483C9A" w:rsidP="00483C9A">
      <w:pPr>
        <w:pStyle w:val="Bibliography"/>
      </w:pPr>
      <w:r w:rsidRPr="00483C9A">
        <w:t xml:space="preserve">Perez-Ramirez, Y., Mell, W.E., </w:t>
      </w:r>
      <w:proofErr w:type="spellStart"/>
      <w:r w:rsidRPr="00483C9A">
        <w:t>Santoni</w:t>
      </w:r>
      <w:proofErr w:type="spellEnd"/>
      <w:r w:rsidRPr="00483C9A">
        <w:t xml:space="preserve">, P.A., </w:t>
      </w:r>
      <w:proofErr w:type="spellStart"/>
      <w:r w:rsidRPr="00483C9A">
        <w:t>Tramoni</w:t>
      </w:r>
      <w:proofErr w:type="spellEnd"/>
      <w:r w:rsidRPr="00483C9A">
        <w:t xml:space="preserve">, J.B., </w:t>
      </w:r>
      <w:proofErr w:type="spellStart"/>
      <w:r w:rsidRPr="00483C9A">
        <w:t>Bosseur</w:t>
      </w:r>
      <w:proofErr w:type="spellEnd"/>
      <w:r w:rsidRPr="00483C9A">
        <w:t>, F., 2017. Examination of WFDS in Modeling Spreading Fires in a Furniture Calorimeter. Fire Technol. 53, 1795–1832. https://doi.org/10.1007/s10694-017-0657-z</w:t>
      </w:r>
    </w:p>
    <w:p w14:paraId="2CB18068" w14:textId="77777777" w:rsidR="00483C9A" w:rsidRPr="00483C9A" w:rsidRDefault="00483C9A" w:rsidP="00483C9A">
      <w:pPr>
        <w:pStyle w:val="Bibliography"/>
      </w:pPr>
      <w:r w:rsidRPr="00483C9A">
        <w:t>Ritter, S.M., Hoffman, C.M., Battaglia, M.A., Jain, T.B., 2022. Restoration and fuel hazard reduction result in equivalent reductions in crown fire behavior in dry conifer forests. Ecol. Appl. 32, e2682. https://doi.org/10.1002/eap.2682</w:t>
      </w:r>
    </w:p>
    <w:p w14:paraId="3097D4DF" w14:textId="77777777" w:rsidR="00483C9A" w:rsidRPr="00483C9A" w:rsidRDefault="00483C9A" w:rsidP="00483C9A">
      <w:pPr>
        <w:pStyle w:val="Bibliography"/>
      </w:pPr>
      <w:r w:rsidRPr="00483C9A">
        <w:t>Ritter, S.M., Hoffman, C.M., Battaglia, M.A., Stevens-</w:t>
      </w:r>
      <w:proofErr w:type="spellStart"/>
      <w:r w:rsidRPr="00483C9A">
        <w:t>Rumann</w:t>
      </w:r>
      <w:proofErr w:type="spellEnd"/>
      <w:r w:rsidRPr="00483C9A">
        <w:t>, C.S., Mell, W.E., 2020. Fine-scale fire patterns mediate forest structure in frequent-fire ecosystems. Ecosphere 11, e03177.</w:t>
      </w:r>
    </w:p>
    <w:p w14:paraId="4BCE469A" w14:textId="77777777" w:rsidR="00483C9A" w:rsidRPr="00483C9A" w:rsidRDefault="00483C9A" w:rsidP="00483C9A">
      <w:pPr>
        <w:pStyle w:val="Bibliography"/>
      </w:pPr>
      <w:r w:rsidRPr="00483C9A">
        <w:t xml:space="preserve">Sánchez-Monroy, X., Mell, W., Torres-Arenas, J., Butler, B.W., 2019. Fire spread upslope: Numerical simulation of laboratory experiments. Fire </w:t>
      </w:r>
      <w:proofErr w:type="spellStart"/>
      <w:r w:rsidRPr="00483C9A">
        <w:t>Saf</w:t>
      </w:r>
      <w:proofErr w:type="spellEnd"/>
      <w:r w:rsidRPr="00483C9A">
        <w:t>. J. 108, 102844. https://doi.org/10.1016/j.firesaf.2019.102844</w:t>
      </w:r>
    </w:p>
    <w:p w14:paraId="437768BF" w14:textId="77777777" w:rsidR="00483C9A" w:rsidRPr="00483C9A" w:rsidRDefault="00483C9A" w:rsidP="00483C9A">
      <w:pPr>
        <w:pStyle w:val="Bibliography"/>
      </w:pPr>
      <w:r w:rsidRPr="00483C9A">
        <w:lastRenderedPageBreak/>
        <w:t xml:space="preserve">Stocks, B.J., </w:t>
      </w:r>
      <w:proofErr w:type="spellStart"/>
      <w:r w:rsidRPr="00483C9A">
        <w:t>Lynham</w:t>
      </w:r>
      <w:proofErr w:type="spellEnd"/>
      <w:r w:rsidRPr="00483C9A">
        <w:t xml:space="preserve">, T.J., Lawson, B.D., Alexander, M.E., Van Wagner, C.E., McAlpine, R.S., </w:t>
      </w:r>
      <w:proofErr w:type="spellStart"/>
      <w:r w:rsidRPr="00483C9A">
        <w:t>Dubé</w:t>
      </w:r>
      <w:proofErr w:type="spellEnd"/>
      <w:r w:rsidRPr="00483C9A">
        <w:t>, D.E., 1989. Canadian Forest Fire Danger Rating System: An overview. Chron 65, 258–265.</w:t>
      </w:r>
    </w:p>
    <w:p w14:paraId="56FA4951" w14:textId="77777777" w:rsidR="00483C9A" w:rsidRPr="00483C9A" w:rsidRDefault="00483C9A" w:rsidP="00483C9A">
      <w:pPr>
        <w:pStyle w:val="Bibliography"/>
      </w:pPr>
      <w:proofErr w:type="spellStart"/>
      <w:r w:rsidRPr="00483C9A">
        <w:t>Turquety</w:t>
      </w:r>
      <w:proofErr w:type="spellEnd"/>
      <w:r w:rsidRPr="00483C9A">
        <w:t xml:space="preserve">, S., Logan, J.A., Jacob, D.J., </w:t>
      </w:r>
      <w:proofErr w:type="spellStart"/>
      <w:r w:rsidRPr="00483C9A">
        <w:t>Hudman</w:t>
      </w:r>
      <w:proofErr w:type="spellEnd"/>
      <w:r w:rsidRPr="00483C9A">
        <w:t xml:space="preserve">, R.C., Leung, F.Y., Heald, C.L., </w:t>
      </w:r>
      <w:proofErr w:type="spellStart"/>
      <w:r w:rsidRPr="00483C9A">
        <w:t>Yantosca</w:t>
      </w:r>
      <w:proofErr w:type="spellEnd"/>
      <w:r w:rsidRPr="00483C9A">
        <w:t xml:space="preserve">, R.M., Wu, S., Emmons, L.K., Edwards, D.P., Sachse, G.W., 2007. Inventory of boreal fire emissions for North America in 2004: Importance of peat burning and </w:t>
      </w:r>
      <w:proofErr w:type="spellStart"/>
      <w:r w:rsidRPr="00483C9A">
        <w:t>pyroconvective</w:t>
      </w:r>
      <w:proofErr w:type="spellEnd"/>
      <w:r w:rsidRPr="00483C9A">
        <w:t xml:space="preserve"> injection. J </w:t>
      </w:r>
      <w:proofErr w:type="spellStart"/>
      <w:r w:rsidRPr="00483C9A">
        <w:t>Geophys</w:t>
      </w:r>
      <w:proofErr w:type="spellEnd"/>
      <w:r w:rsidRPr="00483C9A">
        <w:t xml:space="preserve"> Res 112.</w:t>
      </w:r>
    </w:p>
    <w:p w14:paraId="5ADB91C6" w14:textId="77777777" w:rsidR="00483C9A" w:rsidRPr="00483C9A" w:rsidRDefault="00483C9A" w:rsidP="00483C9A">
      <w:pPr>
        <w:pStyle w:val="Bibliography"/>
      </w:pPr>
      <w:proofErr w:type="spellStart"/>
      <w:r w:rsidRPr="00483C9A">
        <w:t>Veraverbeke</w:t>
      </w:r>
      <w:proofErr w:type="spellEnd"/>
      <w:r w:rsidRPr="00483C9A">
        <w:t xml:space="preserve">, S., Rogers, B.M., </w:t>
      </w:r>
      <w:proofErr w:type="spellStart"/>
      <w:r w:rsidRPr="00483C9A">
        <w:t>Goulden</w:t>
      </w:r>
      <w:proofErr w:type="spellEnd"/>
      <w:r w:rsidRPr="00483C9A">
        <w:t xml:space="preserve">, M.L., </w:t>
      </w:r>
      <w:proofErr w:type="spellStart"/>
      <w:r w:rsidRPr="00483C9A">
        <w:t>Jandt</w:t>
      </w:r>
      <w:proofErr w:type="spellEnd"/>
      <w:r w:rsidRPr="00483C9A">
        <w:t xml:space="preserve">, R.R., Miller, C.E., Wiggins, E.B., Randerson, J.T., 2017. Lightning as a major driver of recent large fire years in North American boreal forests. Nat. </w:t>
      </w:r>
      <w:proofErr w:type="spellStart"/>
      <w:r w:rsidRPr="00483C9A">
        <w:t>Clim</w:t>
      </w:r>
      <w:proofErr w:type="spellEnd"/>
      <w:r w:rsidRPr="00483C9A">
        <w:t>. Change 7, 529–534. https://doi.org/10.1038/nclimate3329</w:t>
      </w:r>
    </w:p>
    <w:p w14:paraId="3474419B" w14:textId="77777777" w:rsidR="00483C9A" w:rsidRPr="00483C9A" w:rsidRDefault="00483C9A" w:rsidP="00483C9A">
      <w:pPr>
        <w:pStyle w:val="Bibliography"/>
      </w:pPr>
      <w:r w:rsidRPr="00483C9A">
        <w:t xml:space="preserve">Werth, P., Potter, B., Clements, C., Finney, M., </w:t>
      </w:r>
      <w:proofErr w:type="spellStart"/>
      <w:r w:rsidRPr="00483C9A">
        <w:t>Forthofer</w:t>
      </w:r>
      <w:proofErr w:type="spellEnd"/>
      <w:r w:rsidRPr="00483C9A">
        <w:t xml:space="preserve">, J., McAllister, S., </w:t>
      </w:r>
      <w:proofErr w:type="spellStart"/>
      <w:r w:rsidRPr="00483C9A">
        <w:t>Goodrick</w:t>
      </w:r>
      <w:proofErr w:type="spellEnd"/>
      <w:r w:rsidRPr="00483C9A">
        <w:t>, S., Alexander, M., Cruz, M., 2011. Synthesis of Knowledge of Extreme Fire Behavior: Volume I for Fire Managers. JFSP Synth. Rep.</w:t>
      </w:r>
    </w:p>
    <w:p w14:paraId="6B05A7A1" w14:textId="77777777" w:rsidR="00483C9A" w:rsidRPr="00483C9A" w:rsidRDefault="00483C9A" w:rsidP="00483C9A">
      <w:pPr>
        <w:pStyle w:val="Bibliography"/>
      </w:pPr>
      <w:r w:rsidRPr="00483C9A">
        <w:t xml:space="preserve">Ziegler, J.P., Hoffman, C.M., Collins, B.M., Knapp, E.E., Mell, W. (Ruddy), 2021. Pyric tree spatial patterning interactions in historical and contemporary mixed conifer forests, California, USA. Ecol. </w:t>
      </w:r>
      <w:proofErr w:type="spellStart"/>
      <w:r w:rsidRPr="00483C9A">
        <w:t>Evol</w:t>
      </w:r>
      <w:proofErr w:type="spellEnd"/>
      <w:r w:rsidRPr="00483C9A">
        <w:t>. 11, 820–834. https://doi.org/10.1002/ece3.7084</w:t>
      </w:r>
    </w:p>
    <w:p w14:paraId="52FCC0E6" w14:textId="77777777" w:rsidR="00483C9A" w:rsidRPr="00483C9A" w:rsidRDefault="00483C9A" w:rsidP="00483C9A">
      <w:pPr>
        <w:pStyle w:val="Bibliography"/>
      </w:pPr>
      <w:r w:rsidRPr="00483C9A">
        <w:t xml:space="preserve">Ziegler, J.P., Hoffman, C.M., Collins, B.M., Long, J.W., </w:t>
      </w:r>
      <w:proofErr w:type="spellStart"/>
      <w:r w:rsidRPr="00483C9A">
        <w:t>Dagley</w:t>
      </w:r>
      <w:proofErr w:type="spellEnd"/>
      <w:r w:rsidRPr="00483C9A">
        <w:t>, C.M., Mell, W., 2020. Simulated Fire Behavior and Fine-Scale Forest Structure Following Conifer Removal in Aspen-Conifer Forests in the Lake Tahoe Basin, USA. Fire 3, 51. https://doi.org/10.3390/fire3030051</w:t>
      </w:r>
    </w:p>
    <w:p w14:paraId="76FA2F53" w14:textId="13E34492" w:rsidR="00BB10D2" w:rsidRPr="00C1776F" w:rsidRDefault="00891B34" w:rsidP="00C1776F">
      <w:pPr>
        <w:rPr>
          <w:rFonts w:cs="Times New Roman"/>
        </w:rPr>
      </w:pPr>
      <w:r>
        <w:fldChar w:fldCharType="end"/>
      </w:r>
    </w:p>
    <w:sectPr w:rsidR="00BB10D2" w:rsidRPr="00C1776F" w:rsidSect="000A6F5B">
      <w:headerReference w:type="default" r:id="rId20"/>
      <w:footerReference w:type="even" r:id="rId21"/>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78982" w14:textId="77777777" w:rsidR="00DE26CF" w:rsidRDefault="00DE26CF">
      <w:r>
        <w:separator/>
      </w:r>
    </w:p>
  </w:endnote>
  <w:endnote w:type="continuationSeparator" w:id="0">
    <w:p w14:paraId="18A6B7FF" w14:textId="77777777" w:rsidR="00DE26CF" w:rsidRDefault="00DE26CF">
      <w:r>
        <w:continuationSeparator/>
      </w:r>
    </w:p>
  </w:endnote>
  <w:endnote w:type="continuationNotice" w:id="1">
    <w:p w14:paraId="08A54929" w14:textId="77777777" w:rsidR="00DE26CF" w:rsidRDefault="00DE26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77777777" w:rsidR="00FD1B39" w:rsidRDefault="002525A6">
    <w:pPr>
      <w:pBdr>
        <w:top w:val="nil"/>
        <w:left w:val="nil"/>
        <w:bottom w:val="nil"/>
        <w:right w:val="nil"/>
        <w:between w:val="nil"/>
      </w:pBdr>
      <w:tabs>
        <w:tab w:val="center" w:pos="4680"/>
        <w:tab w:val="right" w:pos="9360"/>
      </w:tabs>
      <w:jc w:val="right"/>
      <w:rPr>
        <w:color w:val="000000"/>
      </w:rPr>
    </w:pPr>
    <w:del w:id="10" w:author="Katherine Hayes" w:date="2023-05-12T17:02:00Z">
      <w:r>
        <w:rPr>
          <w:color w:val="000000"/>
        </w:rPr>
        <w:fldChar w:fldCharType="begin"/>
      </w:r>
      <w:r>
        <w:rPr>
          <w:color w:val="000000"/>
        </w:rPr>
        <w:delInstrText>PAGE</w:delInstrText>
      </w:r>
      <w:r>
        <w:rPr>
          <w:color w:val="000000"/>
        </w:rPr>
        <w:fldChar w:fldCharType="end"/>
      </w:r>
    </w:del>
    <w:ins w:id="11" w:author="Katherine Hayes" w:date="2023-05-12T17:02:00Z">
      <w:r>
        <w:rPr>
          <w:color w:val="000000"/>
        </w:rPr>
        <w:fldChar w:fldCharType="begin"/>
      </w:r>
      <w:r>
        <w:rPr>
          <w:color w:val="000000"/>
        </w:rPr>
        <w:instrText>PAGE</w:instrText>
      </w:r>
      <w:r w:rsidR="00000000">
        <w:rPr>
          <w:color w:val="000000"/>
        </w:rPr>
        <w:fldChar w:fldCharType="separate"/>
      </w:r>
      <w:r>
        <w:rPr>
          <w:color w:val="000000"/>
        </w:rPr>
        <w:fldChar w:fldCharType="end"/>
      </w:r>
    </w:ins>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2E9EB" w14:textId="77777777" w:rsidR="00DE26CF" w:rsidRDefault="00DE26CF">
      <w:r>
        <w:separator/>
      </w:r>
    </w:p>
  </w:footnote>
  <w:footnote w:type="continuationSeparator" w:id="0">
    <w:p w14:paraId="50748AF7" w14:textId="77777777" w:rsidR="00DE26CF" w:rsidRDefault="00DE26CF">
      <w:r>
        <w:continuationSeparator/>
      </w:r>
    </w:p>
  </w:footnote>
  <w:footnote w:type="continuationNotice" w:id="1">
    <w:p w14:paraId="11199710" w14:textId="77777777" w:rsidR="00DE26CF" w:rsidRDefault="00DE26CF">
      <w:pPr>
        <w:spacing w:line="240" w:lineRule="auto"/>
      </w:pPr>
    </w:p>
  </w:footnote>
  <w:footnote w:id="2">
    <w:p w14:paraId="713FD4A3" w14:textId="35AD9E8E"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Integrative and Systems Biology, University of Colorado Denver, Campus Box 171 P.O. Box 173364 Denver, CO 80217-3364 </w:t>
      </w:r>
    </w:p>
  </w:footnote>
  <w:footnote w:id="3">
    <w:p w14:paraId="03F1E6AE" w14:textId="003894F2" w:rsidR="008A0969" w:rsidRPr="008A0969" w:rsidRDefault="008A0969" w:rsidP="008A0969">
      <w:pPr>
        <w:spacing w:line="240" w:lineRule="auto"/>
        <w:rPr>
          <w:rFonts w:cs="Times New Roman"/>
          <w:sz w:val="22"/>
          <w:szCs w:val="22"/>
        </w:rPr>
      </w:pPr>
      <w:r w:rsidRPr="008A0969">
        <w:rPr>
          <w:rStyle w:val="FootnoteReference"/>
          <w:sz w:val="22"/>
          <w:szCs w:val="22"/>
        </w:rPr>
        <w:footnoteRef/>
      </w:r>
      <w:r w:rsidRPr="008A0969">
        <w:rPr>
          <w:sz w:val="22"/>
          <w:szCs w:val="22"/>
        </w:rPr>
        <w:t xml:space="preserve"> </w:t>
      </w:r>
      <w:r w:rsidRPr="008A0969">
        <w:rPr>
          <w:rFonts w:cs="Times New Roman"/>
          <w:sz w:val="22"/>
          <w:szCs w:val="22"/>
        </w:rPr>
        <w:t>Present: Cary Institute of Ecosystem Studies, 2801 Sharon Turnpike, Millbrook NY 12545</w:t>
      </w:r>
    </w:p>
  </w:footnote>
  <w:footnote w:id="4">
    <w:p w14:paraId="68042AA4" w14:textId="09E0BF4B"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Forest and Rangeland Stewardship, Colorado State University, 1401 Campus Delivery Fort Collins, CO 80523-1401</w:t>
      </w:r>
    </w:p>
  </w:footnote>
  <w:footnote w:id="5">
    <w:p w14:paraId="569D04A1" w14:textId="2F127EAC"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Los Alamos National Laboratory, P.O. Box 1663 Los Alamos, NM 87545</w:t>
      </w:r>
    </w:p>
  </w:footnote>
  <w:footnote w:id="6">
    <w:p w14:paraId="59961275" w14:textId="57C01862"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w:t>
      </w:r>
      <w:r w:rsidRPr="008A0969">
        <w:rPr>
          <w:rFonts w:eastAsia="Times New Roman" w:cs="Times New Roman"/>
          <w:color w:val="222222"/>
          <w:sz w:val="22"/>
          <w:szCs w:val="22"/>
        </w:rPr>
        <w:t xml:space="preserve">Present: </w:t>
      </w:r>
      <w:r w:rsidRPr="008A0969">
        <w:rPr>
          <w:rFonts w:cs="Times New Roman"/>
          <w:sz w:val="22"/>
          <w:szCs w:val="22"/>
        </w:rPr>
        <w:t>Aster Global Environmental Solutions, 3800 Clermont St. NW North Lawrence, OH 44666</w:t>
      </w:r>
    </w:p>
  </w:footnote>
  <w:footnote w:id="7">
    <w:p w14:paraId="4B6A631E" w14:textId="1BF06E7D" w:rsidR="008A0969" w:rsidRDefault="008A0969" w:rsidP="008A0969">
      <w:pPr>
        <w:pStyle w:val="FootnoteText"/>
      </w:pPr>
      <w:r w:rsidRPr="008A0969">
        <w:rPr>
          <w:rStyle w:val="FootnoteReference"/>
          <w:rFonts w:cs="Times New Roman"/>
          <w:sz w:val="22"/>
          <w:szCs w:val="22"/>
        </w:rPr>
        <w:footnoteRef/>
      </w:r>
      <w:r w:rsidRPr="008A0969">
        <w:rPr>
          <w:rFonts w:cs="Times New Roman"/>
          <w:sz w:val="22"/>
          <w:szCs w:val="22"/>
        </w:rPr>
        <w:t xml:space="preserve"> Present: </w:t>
      </w:r>
      <w:r w:rsidRPr="008A0969">
        <w:rPr>
          <w:rFonts w:cs="Times New Roman"/>
          <w:color w:val="222222"/>
          <w:sz w:val="22"/>
          <w:szCs w:val="22"/>
          <w:shd w:val="clear" w:color="auto" w:fill="FFFFFF"/>
        </w:rPr>
        <w:t>Environmental Defense Fund, 2060 Broadway Suite 300 Boulder, CO 80302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F7D"/>
    <w:multiLevelType w:val="hybridMultilevel"/>
    <w:tmpl w:val="42FC1534"/>
    <w:lvl w:ilvl="0" w:tplc="31B66604">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25E5"/>
    <w:multiLevelType w:val="multilevel"/>
    <w:tmpl w:val="1554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A47588"/>
    <w:multiLevelType w:val="hybridMultilevel"/>
    <w:tmpl w:val="BD94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A533E"/>
    <w:multiLevelType w:val="multilevel"/>
    <w:tmpl w:val="4C8A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772340">
    <w:abstractNumId w:val="2"/>
  </w:num>
  <w:num w:numId="2" w16cid:durableId="1193029446">
    <w:abstractNumId w:val="3"/>
  </w:num>
  <w:num w:numId="3" w16cid:durableId="1841385477">
    <w:abstractNumId w:val="0"/>
  </w:num>
  <w:num w:numId="4" w16cid:durableId="789281365">
    <w:abstractNumId w:val="1"/>
  </w:num>
  <w:num w:numId="5" w16cid:durableId="7293800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Hayes">
    <w15:presenceInfo w15:providerId="None" w15:userId="Katherine Hay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3DA4"/>
    <w:rsid w:val="00007890"/>
    <w:rsid w:val="00007C7A"/>
    <w:rsid w:val="00010491"/>
    <w:rsid w:val="000302F1"/>
    <w:rsid w:val="00031E3E"/>
    <w:rsid w:val="00043AAF"/>
    <w:rsid w:val="00060C41"/>
    <w:rsid w:val="00062B91"/>
    <w:rsid w:val="0009369F"/>
    <w:rsid w:val="00093EEA"/>
    <w:rsid w:val="000A6F5B"/>
    <w:rsid w:val="000A79F1"/>
    <w:rsid w:val="000B190E"/>
    <w:rsid w:val="000B393E"/>
    <w:rsid w:val="000C5068"/>
    <w:rsid w:val="000C7F6A"/>
    <w:rsid w:val="000D32CF"/>
    <w:rsid w:val="000E0D24"/>
    <w:rsid w:val="000E2E4A"/>
    <w:rsid w:val="000F1E28"/>
    <w:rsid w:val="001007A3"/>
    <w:rsid w:val="001056B8"/>
    <w:rsid w:val="00110476"/>
    <w:rsid w:val="00117B60"/>
    <w:rsid w:val="001244F7"/>
    <w:rsid w:val="00161CB9"/>
    <w:rsid w:val="001657F9"/>
    <w:rsid w:val="00172475"/>
    <w:rsid w:val="001829B5"/>
    <w:rsid w:val="001A1230"/>
    <w:rsid w:val="001C0B11"/>
    <w:rsid w:val="001C174D"/>
    <w:rsid w:val="001C3A38"/>
    <w:rsid w:val="001C3BB9"/>
    <w:rsid w:val="001D4D00"/>
    <w:rsid w:val="001D7FA4"/>
    <w:rsid w:val="001E2453"/>
    <w:rsid w:val="001E40EF"/>
    <w:rsid w:val="001E60CF"/>
    <w:rsid w:val="001F143A"/>
    <w:rsid w:val="001F473C"/>
    <w:rsid w:val="00210F6D"/>
    <w:rsid w:val="00212CAB"/>
    <w:rsid w:val="00216976"/>
    <w:rsid w:val="00223903"/>
    <w:rsid w:val="00225FA2"/>
    <w:rsid w:val="00226D36"/>
    <w:rsid w:val="00232338"/>
    <w:rsid w:val="00236EE6"/>
    <w:rsid w:val="00237915"/>
    <w:rsid w:val="002415DE"/>
    <w:rsid w:val="00251D38"/>
    <w:rsid w:val="002525A6"/>
    <w:rsid w:val="00253FBF"/>
    <w:rsid w:val="00257DD2"/>
    <w:rsid w:val="00265054"/>
    <w:rsid w:val="002709B9"/>
    <w:rsid w:val="00271619"/>
    <w:rsid w:val="002719FC"/>
    <w:rsid w:val="002A78AB"/>
    <w:rsid w:val="002B415A"/>
    <w:rsid w:val="002C55C0"/>
    <w:rsid w:val="002C756D"/>
    <w:rsid w:val="002C7E01"/>
    <w:rsid w:val="002C7F69"/>
    <w:rsid w:val="002D261C"/>
    <w:rsid w:val="002D63A0"/>
    <w:rsid w:val="002E0749"/>
    <w:rsid w:val="002E2E41"/>
    <w:rsid w:val="002E5710"/>
    <w:rsid w:val="002F1EFB"/>
    <w:rsid w:val="002F27A8"/>
    <w:rsid w:val="002F2AAE"/>
    <w:rsid w:val="00300169"/>
    <w:rsid w:val="00301E5D"/>
    <w:rsid w:val="003046B4"/>
    <w:rsid w:val="003055FD"/>
    <w:rsid w:val="00313211"/>
    <w:rsid w:val="0031400D"/>
    <w:rsid w:val="003318F5"/>
    <w:rsid w:val="00342B9B"/>
    <w:rsid w:val="0035031E"/>
    <w:rsid w:val="00352DDA"/>
    <w:rsid w:val="00366ED2"/>
    <w:rsid w:val="00370554"/>
    <w:rsid w:val="003A1991"/>
    <w:rsid w:val="003A5E07"/>
    <w:rsid w:val="003A7F1E"/>
    <w:rsid w:val="003B0B48"/>
    <w:rsid w:val="003B0F0D"/>
    <w:rsid w:val="003B7E39"/>
    <w:rsid w:val="003C2FBC"/>
    <w:rsid w:val="003F7853"/>
    <w:rsid w:val="004074B0"/>
    <w:rsid w:val="00411E27"/>
    <w:rsid w:val="004263B1"/>
    <w:rsid w:val="00437152"/>
    <w:rsid w:val="00444ADB"/>
    <w:rsid w:val="004507ED"/>
    <w:rsid w:val="00452C04"/>
    <w:rsid w:val="00466EE9"/>
    <w:rsid w:val="004747E5"/>
    <w:rsid w:val="00480176"/>
    <w:rsid w:val="00483C9A"/>
    <w:rsid w:val="00485F92"/>
    <w:rsid w:val="004860D7"/>
    <w:rsid w:val="004861FE"/>
    <w:rsid w:val="004A7F0C"/>
    <w:rsid w:val="004C4C4F"/>
    <w:rsid w:val="004C6443"/>
    <w:rsid w:val="004C7A72"/>
    <w:rsid w:val="004D7800"/>
    <w:rsid w:val="004E0C83"/>
    <w:rsid w:val="004E27E6"/>
    <w:rsid w:val="004E4517"/>
    <w:rsid w:val="004F0C99"/>
    <w:rsid w:val="00506641"/>
    <w:rsid w:val="00512CF8"/>
    <w:rsid w:val="00515771"/>
    <w:rsid w:val="005234BD"/>
    <w:rsid w:val="005272A6"/>
    <w:rsid w:val="00532A08"/>
    <w:rsid w:val="005422FC"/>
    <w:rsid w:val="005463C4"/>
    <w:rsid w:val="00560310"/>
    <w:rsid w:val="005760E6"/>
    <w:rsid w:val="005814ED"/>
    <w:rsid w:val="00586081"/>
    <w:rsid w:val="00592BC8"/>
    <w:rsid w:val="005930D8"/>
    <w:rsid w:val="005A65D6"/>
    <w:rsid w:val="005B3E3F"/>
    <w:rsid w:val="005B6E89"/>
    <w:rsid w:val="005E08D7"/>
    <w:rsid w:val="005E4937"/>
    <w:rsid w:val="0061294B"/>
    <w:rsid w:val="00613DD8"/>
    <w:rsid w:val="0062717E"/>
    <w:rsid w:val="006331FB"/>
    <w:rsid w:val="0063373A"/>
    <w:rsid w:val="00646F80"/>
    <w:rsid w:val="006626D6"/>
    <w:rsid w:val="0066462E"/>
    <w:rsid w:val="00673664"/>
    <w:rsid w:val="00675E12"/>
    <w:rsid w:val="00682184"/>
    <w:rsid w:val="006B0C59"/>
    <w:rsid w:val="006C1B43"/>
    <w:rsid w:val="006C72CD"/>
    <w:rsid w:val="006D193E"/>
    <w:rsid w:val="006D2ABC"/>
    <w:rsid w:val="006D6422"/>
    <w:rsid w:val="006E0D8F"/>
    <w:rsid w:val="006F1BD2"/>
    <w:rsid w:val="006F6327"/>
    <w:rsid w:val="0072401A"/>
    <w:rsid w:val="0073364C"/>
    <w:rsid w:val="00752E0F"/>
    <w:rsid w:val="00763AEB"/>
    <w:rsid w:val="007652EA"/>
    <w:rsid w:val="007758AB"/>
    <w:rsid w:val="0078191D"/>
    <w:rsid w:val="0078213F"/>
    <w:rsid w:val="00794718"/>
    <w:rsid w:val="007A21B5"/>
    <w:rsid w:val="007D3916"/>
    <w:rsid w:val="007E5615"/>
    <w:rsid w:val="0080057D"/>
    <w:rsid w:val="00812BB2"/>
    <w:rsid w:val="00823D6B"/>
    <w:rsid w:val="00845037"/>
    <w:rsid w:val="00865106"/>
    <w:rsid w:val="00884F27"/>
    <w:rsid w:val="00885DFA"/>
    <w:rsid w:val="0088789F"/>
    <w:rsid w:val="00891B34"/>
    <w:rsid w:val="00891F3A"/>
    <w:rsid w:val="00894F05"/>
    <w:rsid w:val="0089561D"/>
    <w:rsid w:val="008A0969"/>
    <w:rsid w:val="008B2343"/>
    <w:rsid w:val="008C5569"/>
    <w:rsid w:val="008D1D6B"/>
    <w:rsid w:val="008E2CD7"/>
    <w:rsid w:val="008E4F93"/>
    <w:rsid w:val="00906723"/>
    <w:rsid w:val="0092718D"/>
    <w:rsid w:val="00934247"/>
    <w:rsid w:val="009424C9"/>
    <w:rsid w:val="00952624"/>
    <w:rsid w:val="00956115"/>
    <w:rsid w:val="00956F50"/>
    <w:rsid w:val="00957415"/>
    <w:rsid w:val="009749E1"/>
    <w:rsid w:val="00997508"/>
    <w:rsid w:val="009A05C3"/>
    <w:rsid w:val="009A487D"/>
    <w:rsid w:val="009A6A6A"/>
    <w:rsid w:val="009B69AF"/>
    <w:rsid w:val="009D43A5"/>
    <w:rsid w:val="009E5257"/>
    <w:rsid w:val="009F077B"/>
    <w:rsid w:val="009F1424"/>
    <w:rsid w:val="009F7412"/>
    <w:rsid w:val="00A1475A"/>
    <w:rsid w:val="00A24D5E"/>
    <w:rsid w:val="00A35250"/>
    <w:rsid w:val="00A471EA"/>
    <w:rsid w:val="00A47DC3"/>
    <w:rsid w:val="00A550BE"/>
    <w:rsid w:val="00A64667"/>
    <w:rsid w:val="00A66058"/>
    <w:rsid w:val="00A74595"/>
    <w:rsid w:val="00A93C69"/>
    <w:rsid w:val="00A963AA"/>
    <w:rsid w:val="00AA1AB6"/>
    <w:rsid w:val="00AA214C"/>
    <w:rsid w:val="00AA310E"/>
    <w:rsid w:val="00AA3C8A"/>
    <w:rsid w:val="00AA5BB9"/>
    <w:rsid w:val="00AB4C54"/>
    <w:rsid w:val="00AC3338"/>
    <w:rsid w:val="00AD1DBF"/>
    <w:rsid w:val="00AD405D"/>
    <w:rsid w:val="00AF174B"/>
    <w:rsid w:val="00AF17D5"/>
    <w:rsid w:val="00AF2C25"/>
    <w:rsid w:val="00B0049A"/>
    <w:rsid w:val="00B0494D"/>
    <w:rsid w:val="00B05042"/>
    <w:rsid w:val="00B10745"/>
    <w:rsid w:val="00B13836"/>
    <w:rsid w:val="00B16185"/>
    <w:rsid w:val="00B22222"/>
    <w:rsid w:val="00B27AF3"/>
    <w:rsid w:val="00B31E7C"/>
    <w:rsid w:val="00B330DF"/>
    <w:rsid w:val="00B365D6"/>
    <w:rsid w:val="00B40F34"/>
    <w:rsid w:val="00B470A1"/>
    <w:rsid w:val="00B51E31"/>
    <w:rsid w:val="00B55B97"/>
    <w:rsid w:val="00B62A29"/>
    <w:rsid w:val="00B62DB4"/>
    <w:rsid w:val="00B66C7F"/>
    <w:rsid w:val="00B678E7"/>
    <w:rsid w:val="00B716CA"/>
    <w:rsid w:val="00B81BB6"/>
    <w:rsid w:val="00B8329F"/>
    <w:rsid w:val="00B83864"/>
    <w:rsid w:val="00B90AB2"/>
    <w:rsid w:val="00B9150A"/>
    <w:rsid w:val="00B95F3E"/>
    <w:rsid w:val="00B97D8F"/>
    <w:rsid w:val="00BA3D3D"/>
    <w:rsid w:val="00BB10D2"/>
    <w:rsid w:val="00BB31E8"/>
    <w:rsid w:val="00BB4B56"/>
    <w:rsid w:val="00BB6972"/>
    <w:rsid w:val="00BB7DAF"/>
    <w:rsid w:val="00BC4728"/>
    <w:rsid w:val="00BD00AA"/>
    <w:rsid w:val="00BD23CA"/>
    <w:rsid w:val="00BE38CE"/>
    <w:rsid w:val="00BF3310"/>
    <w:rsid w:val="00C00865"/>
    <w:rsid w:val="00C0701E"/>
    <w:rsid w:val="00C1776F"/>
    <w:rsid w:val="00C24AA0"/>
    <w:rsid w:val="00C40F36"/>
    <w:rsid w:val="00C421B8"/>
    <w:rsid w:val="00C461DC"/>
    <w:rsid w:val="00C846A6"/>
    <w:rsid w:val="00C8735D"/>
    <w:rsid w:val="00C945AD"/>
    <w:rsid w:val="00CA08FD"/>
    <w:rsid w:val="00CA3881"/>
    <w:rsid w:val="00CC28C2"/>
    <w:rsid w:val="00CC686C"/>
    <w:rsid w:val="00CD1890"/>
    <w:rsid w:val="00CD4EAF"/>
    <w:rsid w:val="00CE6662"/>
    <w:rsid w:val="00CF79B8"/>
    <w:rsid w:val="00D04139"/>
    <w:rsid w:val="00D11851"/>
    <w:rsid w:val="00D127F3"/>
    <w:rsid w:val="00D156C4"/>
    <w:rsid w:val="00D51CB7"/>
    <w:rsid w:val="00D5484C"/>
    <w:rsid w:val="00D71D31"/>
    <w:rsid w:val="00D73726"/>
    <w:rsid w:val="00D749D7"/>
    <w:rsid w:val="00D770DE"/>
    <w:rsid w:val="00DC46B2"/>
    <w:rsid w:val="00DD13F1"/>
    <w:rsid w:val="00DE045D"/>
    <w:rsid w:val="00DE26CF"/>
    <w:rsid w:val="00DF0598"/>
    <w:rsid w:val="00DF7F52"/>
    <w:rsid w:val="00E10235"/>
    <w:rsid w:val="00E13B98"/>
    <w:rsid w:val="00E17844"/>
    <w:rsid w:val="00E20D51"/>
    <w:rsid w:val="00E22BC0"/>
    <w:rsid w:val="00E23850"/>
    <w:rsid w:val="00E355E8"/>
    <w:rsid w:val="00E43313"/>
    <w:rsid w:val="00E54D5D"/>
    <w:rsid w:val="00E55AA2"/>
    <w:rsid w:val="00E71E4B"/>
    <w:rsid w:val="00E749C9"/>
    <w:rsid w:val="00E76203"/>
    <w:rsid w:val="00E7724A"/>
    <w:rsid w:val="00E86853"/>
    <w:rsid w:val="00E87794"/>
    <w:rsid w:val="00EB40A6"/>
    <w:rsid w:val="00EC21FF"/>
    <w:rsid w:val="00ED2ACD"/>
    <w:rsid w:val="00ED69FF"/>
    <w:rsid w:val="00EF1F80"/>
    <w:rsid w:val="00EF58FB"/>
    <w:rsid w:val="00EF5A12"/>
    <w:rsid w:val="00F11388"/>
    <w:rsid w:val="00F13F84"/>
    <w:rsid w:val="00F30155"/>
    <w:rsid w:val="00F334AE"/>
    <w:rsid w:val="00F348C5"/>
    <w:rsid w:val="00F427DF"/>
    <w:rsid w:val="00F451E2"/>
    <w:rsid w:val="00F46DB8"/>
    <w:rsid w:val="00F5647B"/>
    <w:rsid w:val="00F662C3"/>
    <w:rsid w:val="00F7311A"/>
    <w:rsid w:val="00F82B01"/>
    <w:rsid w:val="00F86EA6"/>
    <w:rsid w:val="00F949C7"/>
    <w:rsid w:val="00F96E59"/>
    <w:rsid w:val="00FC1099"/>
    <w:rsid w:val="00FC1677"/>
    <w:rsid w:val="00FC64B2"/>
    <w:rsid w:val="00FD0F80"/>
    <w:rsid w:val="00FD1B39"/>
    <w:rsid w:val="00FD4FE0"/>
    <w:rsid w:val="00FE21AD"/>
    <w:rsid w:val="00FF06E4"/>
    <w:rsid w:val="00FF090A"/>
    <w:rsid w:val="00FF3956"/>
    <w:rsid w:val="00FF5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E8CD7347-1D83-C54B-B814-F066F265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72401A"/>
    <w:pPr>
      <w:keepNext/>
      <w:keepLines/>
      <w:spacing w:before="40"/>
      <w:outlineLvl w:val="1"/>
    </w:pPr>
    <w:rPr>
      <w:rFonts w:cs="Times New Roman"/>
      <w:b/>
      <w:bCs/>
      <w:color w:val="000000" w:themeColor="text1"/>
    </w:rPr>
  </w:style>
  <w:style w:type="paragraph" w:styleId="Heading3">
    <w:name w:val="heading 3"/>
    <w:basedOn w:val="Normal"/>
    <w:next w:val="Normal"/>
    <w:link w:val="Heading3Char"/>
    <w:autoRedefine/>
    <w:uiPriority w:val="9"/>
    <w:unhideWhenUsed/>
    <w:qFormat/>
    <w:rsid w:val="004074B0"/>
    <w:pPr>
      <w:keepNext/>
      <w:keepLines/>
      <w:spacing w:before="40" w:line="240" w:lineRule="auto"/>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72401A"/>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4074B0"/>
    <w:rPr>
      <w:rFonts w:ascii="Times New Roman" w:eastAsiaTheme="majorEastAsia" w:hAnsi="Times New Roman" w:cstheme="majorBidi"/>
      <w:i/>
      <w:color w:val="0D0D0D" w:themeColor="text1" w:themeTint="F2"/>
    </w:rPr>
  </w:style>
  <w:style w:type="character" w:customStyle="1" w:styleId="Heading5Char">
    <w:name w:val="Heading 5 Char"/>
    <w:basedOn w:val="DefaultParagraphFont"/>
    <w:link w:val="Heading5"/>
    <w:uiPriority w:val="9"/>
    <w:semiHidden/>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A3881"/>
    <w:rPr>
      <w:color w:val="605E5C"/>
      <w:shd w:val="clear" w:color="auto" w:fill="E1DFDD"/>
    </w:rPr>
  </w:style>
  <w:style w:type="paragraph" w:styleId="Bibliography">
    <w:name w:val="Bibliography"/>
    <w:basedOn w:val="Normal"/>
    <w:next w:val="Normal"/>
    <w:uiPriority w:val="37"/>
    <w:unhideWhenUsed/>
    <w:rsid w:val="00891B34"/>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37331">
      <w:bodyDiv w:val="1"/>
      <w:marLeft w:val="0"/>
      <w:marRight w:val="0"/>
      <w:marTop w:val="0"/>
      <w:marBottom w:val="0"/>
      <w:divBdr>
        <w:top w:val="none" w:sz="0" w:space="0" w:color="auto"/>
        <w:left w:val="none" w:sz="0" w:space="0" w:color="auto"/>
        <w:bottom w:val="none" w:sz="0" w:space="0" w:color="auto"/>
        <w:right w:val="none" w:sz="0" w:space="0" w:color="auto"/>
      </w:divBdr>
    </w:div>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 w:id="1052970469">
      <w:bodyDiv w:val="1"/>
      <w:marLeft w:val="0"/>
      <w:marRight w:val="0"/>
      <w:marTop w:val="0"/>
      <w:marBottom w:val="0"/>
      <w:divBdr>
        <w:top w:val="none" w:sz="0" w:space="0" w:color="auto"/>
        <w:left w:val="none" w:sz="0" w:space="0" w:color="auto"/>
        <w:bottom w:val="none" w:sz="0" w:space="0" w:color="auto"/>
        <w:right w:val="none" w:sz="0" w:space="0" w:color="auto"/>
      </w:divBdr>
      <w:divsChild>
        <w:div w:id="807012186">
          <w:marLeft w:val="0"/>
          <w:marRight w:val="0"/>
          <w:marTop w:val="0"/>
          <w:marBottom w:val="0"/>
          <w:divBdr>
            <w:top w:val="none" w:sz="0" w:space="0" w:color="auto"/>
            <w:left w:val="none" w:sz="0" w:space="0" w:color="auto"/>
            <w:bottom w:val="none" w:sz="0" w:space="0" w:color="auto"/>
            <w:right w:val="none" w:sz="0" w:space="0" w:color="auto"/>
          </w:divBdr>
        </w:div>
      </w:divsChild>
    </w:div>
    <w:div w:id="1073696353">
      <w:bodyDiv w:val="1"/>
      <w:marLeft w:val="0"/>
      <w:marRight w:val="0"/>
      <w:marTop w:val="0"/>
      <w:marBottom w:val="0"/>
      <w:divBdr>
        <w:top w:val="none" w:sz="0" w:space="0" w:color="auto"/>
        <w:left w:val="none" w:sz="0" w:space="0" w:color="auto"/>
        <w:bottom w:val="none" w:sz="0" w:space="0" w:color="auto"/>
        <w:right w:val="none" w:sz="0" w:space="0" w:color="auto"/>
      </w:divBdr>
    </w:div>
    <w:div w:id="1177579712">
      <w:bodyDiv w:val="1"/>
      <w:marLeft w:val="0"/>
      <w:marRight w:val="0"/>
      <w:marTop w:val="0"/>
      <w:marBottom w:val="0"/>
      <w:divBdr>
        <w:top w:val="none" w:sz="0" w:space="0" w:color="auto"/>
        <w:left w:val="none" w:sz="0" w:space="0" w:color="auto"/>
        <w:bottom w:val="none" w:sz="0" w:space="0" w:color="auto"/>
        <w:right w:val="none" w:sz="0" w:space="0" w:color="auto"/>
      </w:divBdr>
    </w:div>
    <w:div w:id="1324775663">
      <w:bodyDiv w:val="1"/>
      <w:marLeft w:val="0"/>
      <w:marRight w:val="0"/>
      <w:marTop w:val="0"/>
      <w:marBottom w:val="0"/>
      <w:divBdr>
        <w:top w:val="none" w:sz="0" w:space="0" w:color="auto"/>
        <w:left w:val="none" w:sz="0" w:space="0" w:color="auto"/>
        <w:bottom w:val="none" w:sz="0" w:space="0" w:color="auto"/>
        <w:right w:val="none" w:sz="0" w:space="0" w:color="auto"/>
      </w:divBdr>
      <w:divsChild>
        <w:div w:id="1602571038">
          <w:marLeft w:val="0"/>
          <w:marRight w:val="0"/>
          <w:marTop w:val="0"/>
          <w:marBottom w:val="0"/>
          <w:divBdr>
            <w:top w:val="none" w:sz="0" w:space="0" w:color="auto"/>
            <w:left w:val="none" w:sz="0" w:space="0" w:color="auto"/>
            <w:bottom w:val="none" w:sz="0" w:space="0" w:color="auto"/>
            <w:right w:val="none" w:sz="0" w:space="0" w:color="auto"/>
          </w:divBdr>
        </w:div>
      </w:divsChild>
    </w:div>
    <w:div w:id="139037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yesk@caryinstitute.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C2BEEB-CE9E-8642-A79B-5EB81368FBBC}">
  <we:reference id="wa200001361" version="2.2.1.0" store="en-US" storeType="OMEX"/>
  <we:alternateReferences>
    <we:reference id="wa200001361" version="2.2.1.0" store="WA200001361" storeType="OMEX"/>
  </we:alternateReferences>
  <we:properties>
    <we:property name="paperpal-document-id" value="&quot;db8b3301-b709-4e86-bd89-997a2772058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28617</Words>
  <Characters>163123</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Katherine Hayes</cp:lastModifiedBy>
  <cp:revision>2</cp:revision>
  <cp:lastPrinted>2023-08-15T18:21:00Z</cp:lastPrinted>
  <dcterms:created xsi:type="dcterms:W3CDTF">2023-09-07T15:24:00Z</dcterms:created>
  <dcterms:modified xsi:type="dcterms:W3CDTF">2023-09-07T15:24:00Z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y fmtid="{D5CDD505-2E9C-101B-9397-08002B2CF9AE}" pid="3" name="ZOTERO_PREF_1">
    <vt:lpwstr>&lt;data data-version="3" zotero-version="6.0.27"&gt;&lt;session id="qhpSmW1J"/&gt;&lt;style id="http://www.zotero.org/styles/agricultural-and-forest-meteorology" hasBibliography="1" bibliographyStyleHasBeenSet="1"/&gt;&lt;prefs&gt;&lt;pref name="fieldType" value="Field"/&gt;&lt;pref nam</vt:lpwstr>
  </property>
  <property fmtid="{D5CDD505-2E9C-101B-9397-08002B2CF9AE}" pid="4" name="ZOTERO_PREF_2">
    <vt:lpwstr>e="automaticJournalAbbreviations" value="true"/&gt;&lt;/prefs&gt;&lt;/data&gt;</vt:lpwstr>
  </property>
</Properties>
</file>