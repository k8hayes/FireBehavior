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DCF19" w14:textId="0B5FCF9A" w:rsidR="00B16185" w:rsidRPr="00300169" w:rsidRDefault="00B16185" w:rsidP="001A1230">
      <w:pPr>
        <w:rPr>
          <w:rFonts w:cs="Times New Roman"/>
          <w:i/>
          <w:iCs/>
          <w:color w:val="FF0000"/>
        </w:rPr>
      </w:pPr>
      <w:r>
        <w:rPr>
          <w:rFonts w:cs="Times New Roman"/>
          <w:i/>
          <w:iCs/>
          <w:color w:val="FF0000"/>
        </w:rPr>
        <w:t>Fire spread in reburned boreal deciduous forests is limited by wind speed and fuel connectivity, not fuel availability</w:t>
      </w:r>
    </w:p>
    <w:p w14:paraId="2C13FEFD" w14:textId="392674F9" w:rsidR="000A6F5B" w:rsidRPr="00934247" w:rsidRDefault="000A6F5B" w:rsidP="001A1230">
      <w:pPr>
        <w:rPr>
          <w:rFonts w:cs="Times New Roman"/>
        </w:rPr>
      </w:pPr>
      <w:r w:rsidRPr="00934247">
        <w:rPr>
          <w:rFonts w:cs="Times New Roman"/>
        </w:rPr>
        <w:t>Authors: Katherine Hayes</w:t>
      </w:r>
      <w:r w:rsidRPr="00934247">
        <w:rPr>
          <w:rFonts w:cs="Times New Roman"/>
          <w:vertAlign w:val="superscript"/>
        </w:rPr>
        <w:t>1</w:t>
      </w:r>
      <w:r w:rsidRPr="00934247">
        <w:rPr>
          <w:rFonts w:cs="Times New Roman"/>
        </w:rPr>
        <w:t>, Chad Hoffman</w:t>
      </w:r>
      <w:r w:rsidRPr="00934247">
        <w:rPr>
          <w:rFonts w:cs="Times New Roman"/>
          <w:vertAlign w:val="superscript"/>
        </w:rPr>
        <w:t>2</w:t>
      </w:r>
      <w:r w:rsidRPr="00934247">
        <w:rPr>
          <w:rFonts w:cs="Times New Roman"/>
        </w:rPr>
        <w:t>,</w:t>
      </w:r>
      <w:r w:rsidR="004E27E6" w:rsidRPr="00934247">
        <w:rPr>
          <w:rFonts w:cs="Times New Roman"/>
        </w:rPr>
        <w:t xml:space="preserve"> Justin Ziegler</w:t>
      </w:r>
      <w:r w:rsidR="00300169">
        <w:rPr>
          <w:rFonts w:cs="Times New Roman"/>
          <w:vertAlign w:val="superscript"/>
        </w:rPr>
        <w:t>3</w:t>
      </w:r>
      <w:r w:rsidR="004E27E6" w:rsidRPr="00934247">
        <w:rPr>
          <w:rFonts w:cs="Times New Roman"/>
        </w:rPr>
        <w:t xml:space="preserve">, </w:t>
      </w:r>
      <w:r w:rsidRPr="00934247">
        <w:rPr>
          <w:rFonts w:cs="Times New Roman"/>
        </w:rPr>
        <w:t>Brian Buma</w:t>
      </w:r>
      <w:r w:rsidR="00300169">
        <w:rPr>
          <w:rFonts w:cs="Times New Roman"/>
          <w:vertAlign w:val="superscript"/>
        </w:rPr>
        <w:t>4</w:t>
      </w:r>
    </w:p>
    <w:p w14:paraId="023C530A" w14:textId="203C769F" w:rsidR="000A6F5B" w:rsidRPr="00934247" w:rsidRDefault="000A6F5B" w:rsidP="001A1230">
      <w:pPr>
        <w:rPr>
          <w:rFonts w:cs="Times New Roman"/>
        </w:rPr>
      </w:pPr>
      <w:r w:rsidRPr="00934247">
        <w:rPr>
          <w:rFonts w:cs="Times New Roman"/>
          <w:vertAlign w:val="superscript"/>
        </w:rPr>
        <w:t>1</w:t>
      </w:r>
      <w:r w:rsidRPr="00934247">
        <w:rPr>
          <w:rFonts w:cs="Times New Roman"/>
        </w:rPr>
        <w:t>Department of Integrative Biology, University of Colorado Denver</w:t>
      </w:r>
    </w:p>
    <w:p w14:paraId="4A9F66E3" w14:textId="68F6003C" w:rsidR="000A6F5B" w:rsidRDefault="000A6F5B" w:rsidP="001A1230">
      <w:pPr>
        <w:rPr>
          <w:rFonts w:cs="Times New Roman"/>
        </w:rPr>
      </w:pPr>
      <w:r w:rsidRPr="00934247">
        <w:rPr>
          <w:rFonts w:cs="Times New Roman"/>
          <w:vertAlign w:val="superscript"/>
        </w:rPr>
        <w:t>2</w:t>
      </w:r>
      <w:r w:rsidRPr="00934247">
        <w:rPr>
          <w:rFonts w:cs="Times New Roman"/>
        </w:rPr>
        <w:t xml:space="preserve">Department of </w:t>
      </w:r>
      <w:r w:rsidR="00AA214C" w:rsidRPr="00934247">
        <w:rPr>
          <w:rFonts w:cs="Times New Roman"/>
        </w:rPr>
        <w:t>Forest and Rangeland Stewardship</w:t>
      </w:r>
      <w:r w:rsidRPr="00934247">
        <w:rPr>
          <w:rFonts w:cs="Times New Roman"/>
        </w:rPr>
        <w:t>, Colorado State University</w:t>
      </w:r>
    </w:p>
    <w:p w14:paraId="05BE5ED8" w14:textId="77777777" w:rsidR="00300169" w:rsidRDefault="00300169" w:rsidP="001A1230">
      <w:pPr>
        <w:rPr>
          <w:rFonts w:cs="Times New Roman"/>
          <w:vertAlign w:val="superscript"/>
        </w:rPr>
      </w:pPr>
      <w:r w:rsidRPr="00300169">
        <w:rPr>
          <w:rFonts w:cs="Times New Roman"/>
          <w:highlight w:val="yellow"/>
          <w:vertAlign w:val="superscript"/>
        </w:rPr>
        <w:t>3</w:t>
      </w:r>
      <w:r>
        <w:rPr>
          <w:rFonts w:cs="Times New Roman"/>
        </w:rPr>
        <w:t xml:space="preserve"> </w:t>
      </w:r>
      <w:r w:rsidRPr="00300169">
        <w:rPr>
          <w:rFonts w:cs="Times New Roman"/>
          <w:highlight w:val="yellow"/>
        </w:rPr>
        <w:t>Justin’s new affiliation (?)</w:t>
      </w:r>
      <w:r>
        <w:rPr>
          <w:rFonts w:cs="Times New Roman"/>
          <w:vertAlign w:val="superscript"/>
        </w:rPr>
        <w:t xml:space="preserve">     </w:t>
      </w:r>
    </w:p>
    <w:p w14:paraId="4073E426" w14:textId="2CC7E572" w:rsidR="00300169" w:rsidRPr="00934247" w:rsidRDefault="00300169" w:rsidP="001A1230">
      <w:pPr>
        <w:rPr>
          <w:rFonts w:cs="Times New Roman"/>
        </w:rPr>
      </w:pPr>
      <w:r w:rsidRPr="00300169">
        <w:rPr>
          <w:rFonts w:cs="Times New Roman"/>
          <w:highlight w:val="yellow"/>
          <w:vertAlign w:val="superscript"/>
        </w:rPr>
        <w:t xml:space="preserve">4 </w:t>
      </w:r>
      <w:r w:rsidRPr="00300169">
        <w:rPr>
          <w:rFonts w:cs="Times New Roman"/>
          <w:highlight w:val="yellow"/>
        </w:rPr>
        <w:t>E</w:t>
      </w:r>
      <w:r>
        <w:rPr>
          <w:rFonts w:cs="Times New Roman"/>
          <w:highlight w:val="yellow"/>
        </w:rPr>
        <w:t>nvironmental Defense Fund</w:t>
      </w:r>
      <w:r w:rsidRPr="00300169">
        <w:rPr>
          <w:rFonts w:cs="Times New Roman"/>
          <w:highlight w:val="yellow"/>
        </w:rPr>
        <w:t xml:space="preserve"> (?)</w:t>
      </w:r>
      <w:r>
        <w:rPr>
          <w:rFonts w:cs="Times New Roman"/>
          <w:vertAlign w:val="superscript"/>
        </w:rPr>
        <w:t xml:space="preserve">                                                      </w:t>
      </w:r>
    </w:p>
    <w:p w14:paraId="00000002" w14:textId="16A46A92" w:rsidR="00FD1B39" w:rsidRPr="00934247" w:rsidRDefault="002525A6" w:rsidP="000E2E4A">
      <w:pPr>
        <w:pStyle w:val="Heading2"/>
      </w:pPr>
      <w:r w:rsidRPr="00934247">
        <w:t>Abstrac</w:t>
      </w:r>
      <w:r w:rsidR="000E2E4A">
        <w:t>t</w:t>
      </w:r>
      <w:r w:rsidRPr="00934247">
        <w:t xml:space="preserve"> </w:t>
      </w:r>
    </w:p>
    <w:p w14:paraId="4DC44DA8" w14:textId="0ECCB659" w:rsidR="00F96E59" w:rsidRPr="00934247" w:rsidRDefault="00F96E59" w:rsidP="00F96E59">
      <w:pPr>
        <w:ind w:firstLine="720"/>
      </w:pPr>
      <w:r>
        <w:rPr>
          <w:highlight w:val="white"/>
        </w:rPr>
        <w:t xml:space="preserve">Fire frequency in the boreal forest has increased via longer burning seasons, dryer conditions, and higher temperatures. But fires have historically also self-regulated via </w:t>
      </w:r>
      <w:commentRangeStart w:id="0"/>
      <w:r>
        <w:rPr>
          <w:highlight w:val="white"/>
        </w:rPr>
        <w:t>bottom-up controls of fuel</w:t>
      </w:r>
      <w:commentRangeEnd w:id="0"/>
      <w:r w:rsidR="000A79F1">
        <w:rPr>
          <w:rStyle w:val="CommentReference"/>
        </w:rPr>
        <w:commentReference w:id="0"/>
      </w:r>
      <w:r>
        <w:rPr>
          <w:highlight w:val="white"/>
        </w:rPr>
        <w:t xml:space="preserve">, limiting the overall extents of future events. Post-fire landscapes are believed to </w:t>
      </w:r>
      <w:del w:id="1" w:author="Rod Linn" w:date="2023-01-28T07:22:00Z">
        <w:r w:rsidDel="000A79F1">
          <w:rPr>
            <w:highlight w:val="white"/>
          </w:rPr>
          <w:delText>act</w:delText>
        </w:r>
        <w:r w:rsidRPr="00934247" w:rsidDel="000A79F1">
          <w:rPr>
            <w:highlight w:val="white"/>
          </w:rPr>
          <w:delText xml:space="preserve"> a</w:delText>
        </w:r>
        <w:r w:rsidDel="000A79F1">
          <w:rPr>
            <w:highlight w:val="white"/>
          </w:rPr>
          <w:delText>s</w:delText>
        </w:r>
        <w:r w:rsidRPr="00934247" w:rsidDel="000A79F1">
          <w:rPr>
            <w:highlight w:val="white"/>
          </w:rPr>
          <w:delText xml:space="preserve"> </w:delText>
        </w:r>
        <w:r w:rsidDel="000A79F1">
          <w:rPr>
            <w:highlight w:val="white"/>
          </w:rPr>
          <w:delText>a</w:delText>
        </w:r>
      </w:del>
      <w:ins w:id="2" w:author="Rod Linn" w:date="2023-01-28T07:22:00Z">
        <w:r w:rsidR="000A79F1">
          <w:rPr>
            <w:highlight w:val="white"/>
          </w:rPr>
          <w:t>provide</w:t>
        </w:r>
      </w:ins>
      <w:r>
        <w:rPr>
          <w:highlight w:val="white"/>
        </w:rPr>
        <w:t xml:space="preserve"> </w:t>
      </w:r>
      <w:r w:rsidRPr="00934247">
        <w:rPr>
          <w:highlight w:val="white"/>
        </w:rPr>
        <w:t>negative feedback</w:t>
      </w:r>
      <w:ins w:id="3" w:author="Rod Linn" w:date="2023-01-28T07:22:00Z">
        <w:r w:rsidR="000A79F1">
          <w:rPr>
            <w:highlight w:val="white"/>
          </w:rPr>
          <w:t>s</w:t>
        </w:r>
      </w:ins>
      <w:r w:rsidRPr="00934247">
        <w:rPr>
          <w:highlight w:val="white"/>
        </w:rPr>
        <w:t xml:space="preserve"> to future burning, </w:t>
      </w:r>
      <w:del w:id="4" w:author="Rod Linn" w:date="2023-01-28T07:22:00Z">
        <w:r w:rsidRPr="00934247" w:rsidDel="000A79F1">
          <w:rPr>
            <w:highlight w:val="white"/>
          </w:rPr>
          <w:delText>due to</w:delText>
        </w:r>
      </w:del>
      <w:ins w:id="5" w:author="Rod Linn" w:date="2023-01-28T07:22:00Z">
        <w:r w:rsidR="000A79F1">
          <w:rPr>
            <w:highlight w:val="white"/>
          </w:rPr>
          <w:t>by</w:t>
        </w:r>
      </w:ins>
      <w:r w:rsidRPr="00934247">
        <w:rPr>
          <w:highlight w:val="white"/>
        </w:rPr>
        <w:t xml:space="preserve"> </w:t>
      </w:r>
      <w:r>
        <w:rPr>
          <w:highlight w:val="white"/>
        </w:rPr>
        <w:t xml:space="preserve">regenerating, typically deciduous shrub-dominated landscapes having </w:t>
      </w:r>
      <w:r w:rsidRPr="00934247">
        <w:rPr>
          <w:highlight w:val="white"/>
        </w:rPr>
        <w:t xml:space="preserve">lower flammability compared to </w:t>
      </w:r>
      <w:r>
        <w:rPr>
          <w:highlight w:val="white"/>
        </w:rPr>
        <w:t xml:space="preserve">their intact, </w:t>
      </w:r>
      <w:r w:rsidRPr="00934247">
        <w:rPr>
          <w:highlight w:val="white"/>
        </w:rPr>
        <w:t>conifer counterparts. However, the strength of that self-regulation remains un</w:t>
      </w:r>
      <w:r>
        <w:rPr>
          <w:highlight w:val="white"/>
        </w:rPr>
        <w:t>clear in the context</w:t>
      </w:r>
      <w:r w:rsidRPr="00934247">
        <w:rPr>
          <w:highlight w:val="white"/>
        </w:rPr>
        <w:t xml:space="preserve"> </w:t>
      </w:r>
      <w:r>
        <w:rPr>
          <w:highlight w:val="white"/>
        </w:rPr>
        <w:t xml:space="preserve">of </w:t>
      </w:r>
      <w:r w:rsidRPr="00934247">
        <w:rPr>
          <w:highlight w:val="white"/>
        </w:rPr>
        <w:t>changing fire weather and emerging novel forest communities</w:t>
      </w:r>
      <w:r>
        <w:rPr>
          <w:highlight w:val="white"/>
        </w:rPr>
        <w:t xml:space="preserve"> and structures</w:t>
      </w:r>
      <w:r w:rsidRPr="00934247">
        <w:rPr>
          <w:highlight w:val="white"/>
        </w:rPr>
        <w:t xml:space="preserve">. One first step in </w:t>
      </w:r>
      <w:r>
        <w:rPr>
          <w:highlight w:val="white"/>
        </w:rPr>
        <w:t xml:space="preserve">evaluating </w:t>
      </w:r>
      <w:r w:rsidRPr="00934247">
        <w:rPr>
          <w:highlight w:val="white"/>
        </w:rPr>
        <w:t xml:space="preserve">potential future fire behavior in emerging deciduous landscapes is evaluating the abundance, composition, and </w:t>
      </w:r>
      <w:r>
        <w:rPr>
          <w:highlight w:val="white"/>
        </w:rPr>
        <w:t>structure</w:t>
      </w:r>
      <w:r w:rsidRPr="00934247">
        <w:rPr>
          <w:highlight w:val="white"/>
        </w:rPr>
        <w:t xml:space="preserve"> of fuels across a landscape scale</w:t>
      </w:r>
      <w:r>
        <w:rPr>
          <w:highlight w:val="white"/>
        </w:rPr>
        <w:t xml:space="preserve"> to </w:t>
      </w:r>
      <w:r w:rsidRPr="00901770">
        <w:rPr>
          <w:highlight w:val="white"/>
        </w:rPr>
        <w:t>understand how these unique fuel complexes influence the rate and sustainability of fire spread and fuel consumption</w:t>
      </w:r>
      <w:r w:rsidRPr="00934247">
        <w:rPr>
          <w:highlight w:val="white"/>
        </w:rPr>
        <w:t xml:space="preserve">. We quantified fuel composition, abundance, and </w:t>
      </w:r>
      <w:r>
        <w:rPr>
          <w:highlight w:val="white"/>
        </w:rPr>
        <w:t>structure</w:t>
      </w:r>
      <w:r w:rsidRPr="00934247">
        <w:rPr>
          <w:highlight w:val="white"/>
        </w:rPr>
        <w:t xml:space="preserve"> in stands in Interior Alaska after 1, 2 or 3 fires in short-intervals, and </w:t>
      </w:r>
      <w:r>
        <w:rPr>
          <w:highlight w:val="white"/>
        </w:rPr>
        <w:t xml:space="preserve">then </w:t>
      </w:r>
      <w:r w:rsidRPr="00934247">
        <w:rPr>
          <w:highlight w:val="white"/>
        </w:rPr>
        <w:t xml:space="preserve">created </w:t>
      </w:r>
      <w:r>
        <w:rPr>
          <w:highlight w:val="white"/>
        </w:rPr>
        <w:t xml:space="preserve">virtual </w:t>
      </w:r>
      <w:r w:rsidRPr="00934247">
        <w:rPr>
          <w:highlight w:val="white"/>
        </w:rPr>
        <w:t xml:space="preserve">landscapes </w:t>
      </w:r>
      <w:r>
        <w:rPr>
          <w:highlight w:val="white"/>
        </w:rPr>
        <w:t xml:space="preserve">and simulated fire behavior using the Wildland-Urban Interface Fire Dynamics Simulator. After a single fire, extreme fire weather conditions allowed for sustained fire spread, suggesting that intense fire conditions can enable short-interval events. However, fires could not carry in thrice-burned landscapes, where </w:t>
      </w:r>
      <w:r>
        <w:rPr>
          <w:highlight w:val="white"/>
        </w:rPr>
        <w:lastRenderedPageBreak/>
        <w:t xml:space="preserve">regeneration was </w:t>
      </w:r>
      <w:commentRangeStart w:id="6"/>
      <w:r>
        <w:rPr>
          <w:highlight w:val="white"/>
        </w:rPr>
        <w:t>often dense but less connected</w:t>
      </w:r>
      <w:commentRangeEnd w:id="6"/>
      <w:r w:rsidR="00D127F3">
        <w:rPr>
          <w:rStyle w:val="CommentReference"/>
        </w:rPr>
        <w:commentReference w:id="6"/>
      </w:r>
      <w:r>
        <w:rPr>
          <w:highlight w:val="white"/>
        </w:rPr>
        <w:t>, separated by patches of bare soil</w:t>
      </w:r>
      <w:r w:rsidRPr="000D32CF">
        <w:rPr>
          <w:color w:val="000000" w:themeColor="text1"/>
          <w:highlight w:val="white"/>
          <w:shd w:val="clear" w:color="auto" w:fill="000000" w:themeFill="text1"/>
        </w:rPr>
        <w:t>. Fire traveled an average of 50 meters into thrice-burned landscapes before dying out, even under extreme fire weather conditions. This</w:t>
      </w:r>
      <w:r w:rsidRPr="000D32CF">
        <w:rPr>
          <w:color w:val="000000" w:themeColor="text1"/>
          <w:highlight w:val="white"/>
        </w:rPr>
        <w:t xml:space="preserve"> </w:t>
      </w:r>
      <w:r w:rsidRPr="00934247">
        <w:rPr>
          <w:highlight w:val="white"/>
        </w:rPr>
        <w:t>work</w:t>
      </w:r>
      <w:r>
        <w:rPr>
          <w:highlight w:val="white"/>
        </w:rPr>
        <w:t xml:space="preserve"> suggests that the negative feedbacks observed today may continue, at least after repeated fire, due to a lack of fuel continuity. It also</w:t>
      </w:r>
      <w:r w:rsidRPr="00934247">
        <w:rPr>
          <w:highlight w:val="white"/>
        </w:rPr>
        <w:t xml:space="preserve"> provides crucial insight into the mechanistic drivers of fire activity into the boreal under changing fire regimes and can inform future fire management efforts under drying conditions.   </w:t>
      </w:r>
    </w:p>
    <w:p w14:paraId="1FE46781" w14:textId="40EA41C6" w:rsidR="000A6F5B" w:rsidRPr="00934247" w:rsidRDefault="000A6F5B" w:rsidP="001A1230">
      <w:pPr>
        <w:rPr>
          <w:rFonts w:cs="Times New Roman"/>
        </w:rPr>
      </w:pPr>
      <w:r w:rsidRPr="00934247">
        <w:rPr>
          <w:rFonts w:cs="Times New Roman"/>
          <w:b/>
          <w:bCs/>
        </w:rPr>
        <w:t>Keywords</w:t>
      </w:r>
      <w:r w:rsidRPr="00934247">
        <w:rPr>
          <w:rFonts w:cs="Times New Roman"/>
        </w:rPr>
        <w:t>:</w:t>
      </w:r>
      <w:bookmarkStart w:id="7" w:name="_heading=h.gjdgxs" w:colFirst="0" w:colLast="0"/>
      <w:bookmarkEnd w:id="7"/>
      <w:r w:rsidRPr="00934247">
        <w:rPr>
          <w:rFonts w:cs="Times New Roman"/>
        </w:rPr>
        <w:br w:type="page"/>
      </w:r>
    </w:p>
    <w:p w14:paraId="00000005" w14:textId="2F81C161" w:rsidR="00FD1B39" w:rsidRPr="00934247" w:rsidRDefault="002525A6" w:rsidP="001A1230">
      <w:pPr>
        <w:pStyle w:val="Heading2"/>
        <w:rPr>
          <w:rFonts w:eastAsia="Calibri"/>
        </w:rPr>
      </w:pPr>
      <w:r w:rsidRPr="00934247">
        <w:rPr>
          <w:rFonts w:eastAsia="Calibri"/>
        </w:rPr>
        <w:lastRenderedPageBreak/>
        <w:t>Introduction</w:t>
      </w:r>
    </w:p>
    <w:p w14:paraId="7D370C2F" w14:textId="0953E719" w:rsidR="000E2E4A" w:rsidRPr="00BA610A" w:rsidRDefault="000E2E4A" w:rsidP="000E2E4A">
      <w:pPr>
        <w:ind w:firstLine="720"/>
      </w:pPr>
      <w:r w:rsidRPr="00BA610A">
        <w:t xml:space="preserve">Warming temperatures </w:t>
      </w:r>
      <w:r w:rsidR="00301E5D">
        <w:t xml:space="preserve">and drier conditions </w:t>
      </w:r>
      <w:r w:rsidRPr="00BA610A">
        <w:t>can decrease the interval between fire events, leading to an increase in reburning in Interior Alaska (Buma et al. 2022). Historically, return intervals between fires were 100 to 300 years in Interior Alaska (</w:t>
      </w:r>
      <w:proofErr w:type="spellStart"/>
      <w:r w:rsidRPr="00BA610A">
        <w:t>Hoecker</w:t>
      </w:r>
      <w:proofErr w:type="spellEnd"/>
      <w:r w:rsidRPr="00BA610A">
        <w:t xml:space="preserve"> and Higuera 2019), enforcing a ‘legacy lock’ on forest composition that allowed conifers like black spruce (</w:t>
      </w:r>
      <w:proofErr w:type="spellStart"/>
      <w:r w:rsidRPr="00F96E59">
        <w:rPr>
          <w:i/>
          <w:iCs/>
        </w:rPr>
        <w:t>Picea</w:t>
      </w:r>
      <w:proofErr w:type="spellEnd"/>
      <w:r w:rsidRPr="00F96E59">
        <w:rPr>
          <w:i/>
          <w:iCs/>
        </w:rPr>
        <w:t xml:space="preserve"> </w:t>
      </w:r>
      <w:proofErr w:type="spellStart"/>
      <w:r w:rsidRPr="00F96E59">
        <w:rPr>
          <w:i/>
          <w:iCs/>
        </w:rPr>
        <w:t>mariana</w:t>
      </w:r>
      <w:proofErr w:type="spellEnd"/>
      <w:r w:rsidRPr="00BA610A">
        <w:t xml:space="preserve">) to dominate (Johnstone et al. 2010). Reburns </w:t>
      </w:r>
      <w:r w:rsidRPr="00934247">
        <w:t>(</w:t>
      </w:r>
      <w:r>
        <w:t>two fires</w:t>
      </w:r>
      <w:r w:rsidRPr="00BA610A">
        <w:t xml:space="preserve"> in an interval of 50 years o</w:t>
      </w:r>
      <w:r w:rsidR="00F96E59">
        <w:t>r</w:t>
      </w:r>
      <w:r w:rsidRPr="00BA610A">
        <w:t xml:space="preserve"> less</w:t>
      </w:r>
      <w:r w:rsidR="00F96E59">
        <w:t xml:space="preserve"> in the boreal</w:t>
      </w:r>
      <w:r w:rsidRPr="00BA610A">
        <w:t>) and continued reburning (</w:t>
      </w:r>
      <w:r>
        <w:t>three</w:t>
      </w:r>
      <w:r w:rsidRPr="00BA610A">
        <w:t xml:space="preserve"> or more fires in an interval of 150 years or less) drive stand-level transitions from conifer-dominated forests to deciduous shrublands and grasslands (Johnstone and Chapin 2010</w:t>
      </w:r>
      <w:r w:rsidR="00F96E59">
        <w:t xml:space="preserve">, </w:t>
      </w:r>
      <w:r w:rsidR="00F96E59" w:rsidRPr="00BA610A">
        <w:t>Hayes and Buma 2021</w:t>
      </w:r>
      <w:r w:rsidRPr="00BA610A">
        <w:t>). Deciduous communities in the boreal are historically less flammable</w:t>
      </w:r>
      <w:r w:rsidR="00C846A6" w:rsidRPr="00C846A6">
        <w:t xml:space="preserve"> </w:t>
      </w:r>
      <w:r w:rsidR="00C846A6">
        <w:t xml:space="preserve">(less capable of igniting and carrying fire spread, </w:t>
      </w:r>
      <w:proofErr w:type="spellStart"/>
      <w:r w:rsidR="00C846A6">
        <w:t>Pausas</w:t>
      </w:r>
      <w:proofErr w:type="spellEnd"/>
      <w:r w:rsidR="00C846A6">
        <w:t xml:space="preserve"> et al. 2017)</w:t>
      </w:r>
      <w:r w:rsidRPr="00BA610A">
        <w:t xml:space="preserve">, due to higher foliage moisture (Kelly et al. 2013). Thus, increased presence of deciduous species on the landscape may </w:t>
      </w:r>
      <w:del w:id="8" w:author="Rod Linn" w:date="2023-01-28T08:32:00Z">
        <w:r w:rsidRPr="00BA610A" w:rsidDel="00216976">
          <w:delText>act as</w:delText>
        </w:r>
      </w:del>
      <w:ins w:id="9" w:author="Rod Linn" w:date="2023-01-28T08:32:00Z">
        <w:r w:rsidR="00216976">
          <w:t>provide</w:t>
        </w:r>
      </w:ins>
      <w:r w:rsidRPr="00BA610A">
        <w:t xml:space="preserve"> </w:t>
      </w:r>
      <w:proofErr w:type="gramStart"/>
      <w:r w:rsidRPr="00BA610A">
        <w:t>a negative feedback</w:t>
      </w:r>
      <w:proofErr w:type="gramEnd"/>
      <w:r w:rsidRPr="00BA610A">
        <w:t xml:space="preserve"> to future fire (Brubaker et al. 2009), enacting a process also referred to as ‘self-regulation’ (Parks et al. 2015</w:t>
      </w:r>
      <w:r>
        <w:t>, Hart et al. 2019</w:t>
      </w:r>
      <w:r w:rsidRPr="00BA610A">
        <w:t xml:space="preserve">). However, the strength, reliability and potential duration of </w:t>
      </w:r>
      <w:del w:id="10" w:author="Rod Linn" w:date="2023-01-28T08:35:00Z">
        <w:r w:rsidRPr="00BA610A" w:rsidDel="00216976">
          <w:delText xml:space="preserve">a </w:delText>
        </w:r>
      </w:del>
      <w:r w:rsidRPr="00BA610A">
        <w:t>negative feedback</w:t>
      </w:r>
      <w:ins w:id="11" w:author="Rod Linn" w:date="2023-01-28T08:35:00Z">
        <w:r w:rsidR="00216976">
          <w:t>s</w:t>
        </w:r>
      </w:ins>
      <w:r w:rsidRPr="00BA610A">
        <w:t xml:space="preserve"> derived from an increased presence of deciduous species remains unclear, given that ongoing reburning is shifting community composition </w:t>
      </w:r>
      <w:commentRangeStart w:id="12"/>
      <w:del w:id="13" w:author="Rod Linn" w:date="2023-01-28T08:36:00Z">
        <w:r w:rsidRPr="00BA610A" w:rsidDel="00216976">
          <w:delText xml:space="preserve">past </w:delText>
        </w:r>
      </w:del>
      <w:ins w:id="14" w:author="Rod Linn" w:date="2023-01-28T08:36:00Z">
        <w:r w:rsidR="00216976">
          <w:t>outside of</w:t>
        </w:r>
        <w:r w:rsidR="00216976" w:rsidRPr="00BA610A">
          <w:t xml:space="preserve"> </w:t>
        </w:r>
      </w:ins>
      <w:commentRangeEnd w:id="12"/>
      <w:ins w:id="15" w:author="Rod Linn" w:date="2023-01-28T08:37:00Z">
        <w:r w:rsidR="00216976">
          <w:rPr>
            <w:rStyle w:val="CommentReference"/>
          </w:rPr>
          <w:commentReference w:id="12"/>
        </w:r>
      </w:ins>
      <w:r w:rsidRPr="00BA610A">
        <w:t xml:space="preserve">historic norms. Here, we explore the strength of deciduous self-regulation by investigating the relationship between fuels and potential fire behavior in emerging reburned stands. </w:t>
      </w:r>
    </w:p>
    <w:p w14:paraId="5007AA54" w14:textId="05B0E961" w:rsidR="00C846A6" w:rsidRPr="008C3A3F" w:rsidRDefault="00C846A6" w:rsidP="00C846A6">
      <w:pPr>
        <w:ind w:firstLine="720"/>
        <w:rPr>
          <w:color w:val="FF0000"/>
        </w:rPr>
      </w:pPr>
      <w:r w:rsidRPr="008C3A3F">
        <w:rPr>
          <w:color w:val="000000" w:themeColor="text1"/>
        </w:rPr>
        <w:t>Fire in Alaska is determined by</w:t>
      </w:r>
      <w:ins w:id="16" w:author="Rod Linn" w:date="2023-01-28T08:43:00Z">
        <w:r w:rsidR="00A550BE">
          <w:rPr>
            <w:color w:val="000000" w:themeColor="text1"/>
          </w:rPr>
          <w:t xml:space="preserve"> a combination of fire weather a</w:t>
        </w:r>
      </w:ins>
      <w:ins w:id="17" w:author="Rod Linn" w:date="2023-01-28T08:44:00Z">
        <w:r w:rsidR="00A550BE">
          <w:rPr>
            <w:color w:val="000000" w:themeColor="text1"/>
          </w:rPr>
          <w:t>nd climate, referred to here as</w:t>
        </w:r>
      </w:ins>
      <w:r w:rsidRPr="008C3A3F">
        <w:rPr>
          <w:color w:val="000000" w:themeColor="text1"/>
        </w:rPr>
        <w:t xml:space="preserve"> </w:t>
      </w:r>
      <w:commentRangeStart w:id="18"/>
      <w:r w:rsidRPr="008C3A3F">
        <w:rPr>
          <w:color w:val="000000" w:themeColor="text1"/>
        </w:rPr>
        <w:t>top-down</w:t>
      </w:r>
      <w:ins w:id="19" w:author="Rod Linn" w:date="2023-01-28T08:44:00Z">
        <w:r w:rsidR="00A550BE">
          <w:rPr>
            <w:color w:val="000000" w:themeColor="text1"/>
          </w:rPr>
          <w:t xml:space="preserve"> controls</w:t>
        </w:r>
      </w:ins>
      <w:ins w:id="20" w:author="Rod Linn" w:date="2023-01-28T08:46:00Z">
        <w:r w:rsidR="00A550BE">
          <w:rPr>
            <w:color w:val="000000" w:themeColor="text1"/>
          </w:rPr>
          <w:t xml:space="preserve"> </w:t>
        </w:r>
      </w:ins>
      <w:moveToRangeStart w:id="21" w:author="Rod Linn" w:date="2023-01-28T08:46:00Z" w:name="move125788011"/>
      <w:moveTo w:id="22" w:author="Rod Linn" w:date="2023-01-28T08:46:00Z">
        <w:r w:rsidR="00A550BE" w:rsidRPr="008C3A3F">
          <w:rPr>
            <w:color w:val="000000" w:themeColor="text1"/>
          </w:rPr>
          <w:t>(Barrett et al. 2016, Walker et al. 2020)</w:t>
        </w:r>
      </w:moveTo>
      <w:moveToRangeEnd w:id="21"/>
      <w:ins w:id="23" w:author="Rod Linn" w:date="2023-01-28T08:44:00Z">
        <w:r w:rsidR="00A550BE">
          <w:rPr>
            <w:color w:val="000000" w:themeColor="text1"/>
          </w:rPr>
          <w:t>,</w:t>
        </w:r>
      </w:ins>
      <w:r w:rsidRPr="008C3A3F">
        <w:rPr>
          <w:color w:val="000000" w:themeColor="text1"/>
        </w:rPr>
        <w:t xml:space="preserve"> and </w:t>
      </w:r>
      <w:ins w:id="24" w:author="Rod Linn" w:date="2023-01-28T08:45:00Z">
        <w:r w:rsidR="00A550BE">
          <w:rPr>
            <w:color w:val="000000" w:themeColor="text1"/>
          </w:rPr>
          <w:t xml:space="preserve">species composition and stand structure, </w:t>
        </w:r>
      </w:ins>
      <w:r w:rsidRPr="008C3A3F">
        <w:rPr>
          <w:color w:val="000000" w:themeColor="text1"/>
        </w:rPr>
        <w:t xml:space="preserve">bottom-up </w:t>
      </w:r>
      <w:commentRangeEnd w:id="18"/>
      <w:r w:rsidR="00A550BE">
        <w:rPr>
          <w:rStyle w:val="CommentReference"/>
        </w:rPr>
        <w:commentReference w:id="18"/>
      </w:r>
      <w:r w:rsidRPr="008C3A3F">
        <w:rPr>
          <w:color w:val="000000" w:themeColor="text1"/>
        </w:rPr>
        <w:t xml:space="preserve">controls (Chapin et al. 2006, Walker et al. 2019). </w:t>
      </w:r>
      <w:del w:id="25" w:author="Rod Linn" w:date="2023-01-28T08:46:00Z">
        <w:r w:rsidRPr="008C3A3F" w:rsidDel="00A550BE">
          <w:rPr>
            <w:color w:val="000000" w:themeColor="text1"/>
          </w:rPr>
          <w:delText>Species composition and stand structure are bottom-up controls on fire in boreal Alaskan landscapes, while fire weather and climate are top-down controls</w:delText>
        </w:r>
      </w:del>
      <w:moveFromRangeStart w:id="26" w:author="Rod Linn" w:date="2023-01-28T08:46:00Z" w:name="move125788011"/>
      <w:moveFrom w:id="27" w:author="Rod Linn" w:date="2023-01-28T08:46:00Z">
        <w:del w:id="28" w:author="Rod Linn" w:date="2023-01-28T08:46:00Z">
          <w:r w:rsidRPr="008C3A3F" w:rsidDel="00A550BE">
            <w:rPr>
              <w:color w:val="000000" w:themeColor="text1"/>
            </w:rPr>
            <w:delText xml:space="preserve"> (Barrett et al. 2016, Walker et al. 2020)</w:delText>
          </w:r>
        </w:del>
      </w:moveFrom>
      <w:moveFromRangeEnd w:id="26"/>
      <w:del w:id="29" w:author="Rod Linn" w:date="2023-01-28T08:46:00Z">
        <w:r w:rsidRPr="008C3A3F" w:rsidDel="00A550BE">
          <w:rPr>
            <w:color w:val="000000" w:themeColor="text1"/>
          </w:rPr>
          <w:delText xml:space="preserve">. </w:delText>
        </w:r>
      </w:del>
      <w:r w:rsidRPr="008C3A3F">
        <w:rPr>
          <w:color w:val="000000" w:themeColor="text1"/>
        </w:rPr>
        <w:t xml:space="preserve">Both directions </w:t>
      </w:r>
      <w:r w:rsidRPr="00BA610A">
        <w:t xml:space="preserve">of control are highly variable in space and time: Top-down drivers of fire include the day-to-day fluctuations in fuel moisture, the seasonal impact of fire weather and the long-term patterns of </w:t>
      </w:r>
      <w:r w:rsidRPr="00BA610A">
        <w:lastRenderedPageBreak/>
        <w:t xml:space="preserve">climate. In contrast, bottom-up drivers can include variability in both macro- and microtopography, fuel availability, fuel connectivity and underlying drainage. Depending on the scale of investigation, both top-down and bottom-up drivers are important drivers of fire; while fire weather in extreme seasons can drive increases in burning, over longer time scales, bottom-up drivers of fuel drive burning across boreal ecoregions (Walker et al. 2020). </w:t>
      </w:r>
    </w:p>
    <w:p w14:paraId="43DB6807" w14:textId="36CE6B74" w:rsidR="000E2E4A" w:rsidRDefault="000E2E4A" w:rsidP="000E2E4A">
      <w:pPr>
        <w:ind w:firstLine="720"/>
      </w:pPr>
      <w:r>
        <w:t xml:space="preserve">From a bottom-up perspective, changing forest characteristics should be able to alter fire behavior. But </w:t>
      </w:r>
      <w:r w:rsidR="00B27AF3">
        <w:t>forests in boreal</w:t>
      </w:r>
      <w:r>
        <w:t xml:space="preserve"> Interior Alaska have been remarkably stable</w:t>
      </w:r>
      <w:r w:rsidR="00B27AF3">
        <w:t xml:space="preserve"> in terms of structure and composition</w:t>
      </w:r>
      <w:r>
        <w:t xml:space="preserve"> for thousands of years (Kelly et al. 2013). </w:t>
      </w:r>
      <w:r w:rsidRPr="00BA610A">
        <w:t>Paleoecological community types, on which the description of a negative feedback are based, are not analogous to modern emerging communities in Alaska: mid-Holocene boreal deciduous environments were dominated by birch (</w:t>
      </w:r>
      <w:r w:rsidRPr="000E2E4A">
        <w:rPr>
          <w:i/>
          <w:iCs/>
        </w:rPr>
        <w:t>Betula neoalaskana</w:t>
      </w:r>
      <w:r w:rsidRPr="00BA610A">
        <w:t>) (Higuera et al. 2008; Kelly et al. 2013) while recent studies have found alder (</w:t>
      </w:r>
      <w:r w:rsidRPr="000E2E4A">
        <w:rPr>
          <w:i/>
          <w:iCs/>
        </w:rPr>
        <w:t xml:space="preserve">Alnus </w:t>
      </w:r>
      <w:proofErr w:type="spellStart"/>
      <w:r w:rsidRPr="000E2E4A">
        <w:rPr>
          <w:i/>
          <w:iCs/>
        </w:rPr>
        <w:t>crispa</w:t>
      </w:r>
      <w:proofErr w:type="spellEnd"/>
      <w:r w:rsidRPr="00BA610A">
        <w:t>), aspen (</w:t>
      </w:r>
      <w:r w:rsidRPr="000E2E4A">
        <w:rPr>
          <w:i/>
          <w:iCs/>
        </w:rPr>
        <w:t xml:space="preserve">Populus </w:t>
      </w:r>
      <w:proofErr w:type="spellStart"/>
      <w:r w:rsidRPr="000E2E4A">
        <w:rPr>
          <w:i/>
          <w:iCs/>
        </w:rPr>
        <w:t>tremuloides</w:t>
      </w:r>
      <w:proofErr w:type="spellEnd"/>
      <w:r w:rsidRPr="00BA610A">
        <w:t>), and even willow (</w:t>
      </w:r>
      <w:r w:rsidRPr="000E2E4A">
        <w:rPr>
          <w:i/>
          <w:iCs/>
        </w:rPr>
        <w:t xml:space="preserve">Salix </w:t>
      </w:r>
      <w:r w:rsidRPr="00BA610A">
        <w:t>spp.) in dominant quantities in modern boreal forests after reburning (Johnstone et al. 2020</w:t>
      </w:r>
      <w:r w:rsidR="00C846A6">
        <w:t xml:space="preserve">, </w:t>
      </w:r>
      <w:r w:rsidR="00C846A6" w:rsidRPr="00BA610A">
        <w:t>Hayes and Buma 2021</w:t>
      </w:r>
      <w:r w:rsidRPr="00BA610A">
        <w:t>). Early observations of regenerating deciduous landscapes in Interior Alaska demonstrate that stand structure changes d</w:t>
      </w:r>
      <w:r w:rsidR="00C846A6">
        <w:t>istinctively</w:t>
      </w:r>
      <w:r w:rsidRPr="00BA610A">
        <w:t xml:space="preserve"> across a 1-3 short-interval fire gradient: three burns result in a more open, </w:t>
      </w:r>
      <w:commentRangeStart w:id="30"/>
      <w:r w:rsidRPr="00BA610A">
        <w:t>clumped</w:t>
      </w:r>
      <w:commentRangeEnd w:id="30"/>
      <w:r w:rsidR="000E0D24">
        <w:rPr>
          <w:rStyle w:val="CommentReference"/>
        </w:rPr>
        <w:commentReference w:id="30"/>
      </w:r>
      <w:r w:rsidRPr="00BA610A">
        <w:t xml:space="preserve"> spatial distribution with increased presence of willow and aspen (Hayes and Buma 2021). The role of stand structure in shaping fuel distributions (</w:t>
      </w:r>
      <w:proofErr w:type="spellStart"/>
      <w:r w:rsidRPr="00BA610A">
        <w:t>Hély</w:t>
      </w:r>
      <w:proofErr w:type="spellEnd"/>
      <w:r w:rsidRPr="00BA610A">
        <w:t xml:space="preserve"> et al. 2000</w:t>
      </w:r>
      <w:r w:rsidR="00C846A6">
        <w:t xml:space="preserve">, </w:t>
      </w:r>
      <w:proofErr w:type="spellStart"/>
      <w:r w:rsidR="00C846A6" w:rsidRPr="00BA610A">
        <w:t>Eckdahl</w:t>
      </w:r>
      <w:proofErr w:type="spellEnd"/>
      <w:r w:rsidR="00C846A6" w:rsidRPr="00BA610A">
        <w:t xml:space="preserve"> et al. 2022</w:t>
      </w:r>
      <w:r w:rsidRPr="00BA610A">
        <w:t xml:space="preserve">) strengthens the argument that paleoecological studies are not a perfect analogue for </w:t>
      </w:r>
      <w:ins w:id="31" w:author="Rod Linn" w:date="2023-01-28T16:35:00Z">
        <w:r w:rsidR="000E0D24">
          <w:t xml:space="preserve">fire environments of </w:t>
        </w:r>
      </w:ins>
      <w:r w:rsidRPr="00BA610A">
        <w:t>modern changing landscapes (Kelly et al. 2013)</w:t>
      </w:r>
      <w:r>
        <w:t>.</w:t>
      </w:r>
    </w:p>
    <w:p w14:paraId="53329F3F" w14:textId="40F53C8B" w:rsidR="000E2E4A" w:rsidRPr="00BA610A" w:rsidRDefault="000E2E4A" w:rsidP="000E2E4A">
      <w:pPr>
        <w:ind w:firstLine="720"/>
      </w:pPr>
      <w:r>
        <w:t>T</w:t>
      </w:r>
      <w:r w:rsidRPr="00BA610A">
        <w:t xml:space="preserve">he spatial distribution of fuels determines both local wind flow and the arrangement of combustible material, </w:t>
      </w:r>
      <w:r>
        <w:t>two</w:t>
      </w:r>
      <w:r w:rsidRPr="00BA610A">
        <w:t xml:space="preserve"> factors that can meaningfully alter fire behavior (Parsons et al. 2017; Atchley et al. 2021). </w:t>
      </w:r>
      <w:r>
        <w:t>Although we know there are significant compositional changes associated with emerging high</w:t>
      </w:r>
      <w:ins w:id="32" w:author="Rod Linn" w:date="2023-01-28T16:36:00Z">
        <w:r w:rsidR="000E0D24">
          <w:t>-</w:t>
        </w:r>
      </w:ins>
      <w:del w:id="33" w:author="Rod Linn" w:date="2023-01-28T16:36:00Z">
        <w:r w:rsidDel="000E0D24">
          <w:delText xml:space="preserve"> </w:delText>
        </w:r>
      </w:del>
      <w:r>
        <w:t xml:space="preserve">frequency fire regimes (Hayes and Buma 2021), we don’t know how </w:t>
      </w:r>
      <w:r w:rsidR="00F96E59">
        <w:t xml:space="preserve">shifts </w:t>
      </w:r>
      <w:r w:rsidR="00F96E59">
        <w:lastRenderedPageBreak/>
        <w:t>in forest composition change the spatial distribution of fuels.</w:t>
      </w:r>
      <w:r>
        <w:t xml:space="preserve"> More open landscapes may increase wind speeds at fire </w:t>
      </w:r>
      <w:del w:id="34" w:author="Rod Linn" w:date="2023-01-28T16:37:00Z">
        <w:r w:rsidDel="000E0D24">
          <w:delText>level</w:delText>
        </w:r>
      </w:del>
      <w:ins w:id="35" w:author="Rod Linn" w:date="2023-01-28T16:37:00Z">
        <w:r w:rsidR="000E0D24">
          <w:t>elevations</w:t>
        </w:r>
      </w:ins>
      <w:r>
        <w:t xml:space="preserve">, for example. </w:t>
      </w:r>
      <w:r w:rsidRPr="00BA610A">
        <w:t xml:space="preserve">Facing this knowledge gap, specific modern empirical data on the spatial distribution of </w:t>
      </w:r>
      <w:commentRangeStart w:id="36"/>
      <w:r w:rsidRPr="00BA610A">
        <w:t xml:space="preserve">fuel elements </w:t>
      </w:r>
      <w:commentRangeEnd w:id="36"/>
      <w:r w:rsidR="000E0D24">
        <w:rPr>
          <w:rStyle w:val="CommentReference"/>
        </w:rPr>
        <w:commentReference w:id="36"/>
      </w:r>
      <w:r w:rsidRPr="00BA610A">
        <w:t xml:space="preserve">is required to both evaluate </w:t>
      </w:r>
      <w:commentRangeStart w:id="37"/>
      <w:r w:rsidRPr="00BA610A">
        <w:t xml:space="preserve">the presence </w:t>
      </w:r>
      <w:r>
        <w:t>significance</w:t>
      </w:r>
      <w:r w:rsidRPr="00934247">
        <w:t xml:space="preserve"> </w:t>
      </w:r>
      <w:r w:rsidRPr="00BA610A">
        <w:t xml:space="preserve">of a deciduous </w:t>
      </w:r>
      <w:r>
        <w:t xml:space="preserve">any self-regulation </w:t>
      </w:r>
      <w:commentRangeEnd w:id="37"/>
      <w:r w:rsidR="000E0D24">
        <w:rPr>
          <w:rStyle w:val="CommentReference"/>
        </w:rPr>
        <w:commentReference w:id="37"/>
      </w:r>
      <w:r w:rsidRPr="00BA610A">
        <w:t>feedback and to inform future management directions.</w:t>
      </w:r>
    </w:p>
    <w:p w14:paraId="58141165" w14:textId="77777777" w:rsidR="000E2E4A" w:rsidRPr="00BA610A" w:rsidRDefault="000E2E4A" w:rsidP="000E2E4A">
      <w:pPr>
        <w:ind w:firstLine="720"/>
      </w:pPr>
      <w:commentRangeStart w:id="38"/>
      <w:r>
        <w:t>Structural changes are an example of bottom-up controls on fire behavior, but top-down climate forcing can increase fire extents as well. T</w:t>
      </w:r>
      <w:r w:rsidRPr="00934247">
        <w:t>he</w:t>
      </w:r>
      <w:r w:rsidRPr="00BA610A">
        <w:t xml:space="preserve"> fire seasons of 2004 and 2005 are direct examples of modern burning exceeding historic or paleoecologic analogs.</w:t>
      </w:r>
      <w:commentRangeEnd w:id="38"/>
      <w:r w:rsidR="00A66058">
        <w:rPr>
          <w:rStyle w:val="CommentReference"/>
        </w:rPr>
        <w:commentReference w:id="38"/>
      </w:r>
      <w:r w:rsidRPr="00BA610A">
        <w:t xml:space="preserve"> Fires in the summer of 2004 burned 8-times the area of the 10-year state average (</w:t>
      </w:r>
      <w:proofErr w:type="spellStart"/>
      <w:r w:rsidRPr="00BA610A">
        <w:t>Turquety</w:t>
      </w:r>
      <w:proofErr w:type="spellEnd"/>
      <w:r w:rsidRPr="00BA610A">
        <w:t xml:space="preserve"> et al. 2007). During both 2004 and 2005, spruce and </w:t>
      </w:r>
      <w:r>
        <w:t xml:space="preserve">mature </w:t>
      </w:r>
      <w:r w:rsidRPr="00BA610A">
        <w:t xml:space="preserve">deciduous stands burned at similar </w:t>
      </w:r>
      <w:sdt>
        <w:sdtPr>
          <w:tag w:val="goog_rdk_6"/>
          <w:id w:val="-1261375441"/>
        </w:sdtPr>
        <w:sdtContent/>
      </w:sdt>
      <w:r w:rsidRPr="00BA610A">
        <w:t>frequencies (</w:t>
      </w:r>
      <w:proofErr w:type="spellStart"/>
      <w:r w:rsidRPr="00BA610A">
        <w:t>Kasischke</w:t>
      </w:r>
      <w:proofErr w:type="spellEnd"/>
      <w:r w:rsidRPr="00BA610A">
        <w:t xml:space="preserve"> et al. 2010). This fire pattern suggests that deciduous stands have the potential to burn as frequently as coniferous stands under modern extreme conditions. Extreme fire seasons (like the ones in 2004 and 2005) may become the norm via increasingly warm and dry summers (</w:t>
      </w:r>
      <w:proofErr w:type="spellStart"/>
      <w:r w:rsidRPr="00BA610A">
        <w:t>Balshi</w:t>
      </w:r>
      <w:proofErr w:type="spellEnd"/>
      <w:r w:rsidRPr="00BA610A">
        <w:t xml:space="preserve"> et al. 2009). In addition, landscape-level studies of recent reburning in Alaska found the effects of self-regulation are strongest within the first decade after fire but begin to decay within 10 to 20 years (Buma et al. 2022). </w:t>
      </w:r>
      <w:commentRangeStart w:id="39"/>
      <w:r w:rsidRPr="00BA610A">
        <w:t xml:space="preserve">The combined impact of novel community types, more open stand structures, and extreme climate-driven fire weather may enable fire to overcome previous self-regulation thresholds. </w:t>
      </w:r>
      <w:commentRangeEnd w:id="39"/>
      <w:r w:rsidR="00A66058">
        <w:rPr>
          <w:rStyle w:val="CommentReference"/>
        </w:rPr>
        <w:commentReference w:id="39"/>
      </w:r>
      <w:r w:rsidRPr="00BA610A">
        <w:t xml:space="preserve">Understanding the future characteristics of boreal fire regimes requires evaluating the combined role of shifts in community type, forest structure, and fire weather conditions and their potential cumulative impact on future fire behavior. </w:t>
      </w:r>
    </w:p>
    <w:p w14:paraId="46F5EA8E" w14:textId="2633DC49" w:rsidR="000E2E4A" w:rsidRPr="00BA610A" w:rsidRDefault="000E2E4A" w:rsidP="000E2E4A">
      <w:pPr>
        <w:ind w:firstLine="720"/>
      </w:pPr>
      <w:r w:rsidRPr="00BA610A">
        <w:t xml:space="preserve">One challenge in understanding potential future fire behavior is the intrinsic novelty in emerging forest types: most of our tools for understanding and predicting fire behavior depend on rules and relationships determined by historic observations (i.e., standardized indices of fuel </w:t>
      </w:r>
      <w:r w:rsidRPr="00BA610A">
        <w:lastRenderedPageBreak/>
        <w:t>types, Stocks et al. 1989). Emerging forest types with structure and composition that differ from historic norms require models that can test changing fire weather simultaneously with shifts in fuel characteristics</w:t>
      </w:r>
      <w:ins w:id="40" w:author="Rod Linn" w:date="2023-01-28T16:53:00Z">
        <w:r w:rsidR="00A66058">
          <w:t xml:space="preserve"> and stand structures</w:t>
        </w:r>
      </w:ins>
      <w:r w:rsidRPr="00BA610A">
        <w:t xml:space="preserve">. </w:t>
      </w:r>
    </w:p>
    <w:p w14:paraId="63342A2B" w14:textId="0C78DF4B" w:rsidR="000E2E4A" w:rsidRPr="00BA610A" w:rsidRDefault="000E2E4A" w:rsidP="000E2E4A">
      <w:pPr>
        <w:ind w:firstLine="720"/>
      </w:pPr>
      <w:r w:rsidRPr="00BA610A">
        <w:t xml:space="preserve">Physics-based </w:t>
      </w:r>
      <w:del w:id="41" w:author="Rod Linn" w:date="2023-01-28T16:54:00Z">
        <w:r w:rsidRPr="00BA610A" w:rsidDel="00D04139">
          <w:delText xml:space="preserve">combustion </w:delText>
        </w:r>
      </w:del>
      <w:ins w:id="42" w:author="Rod Linn" w:date="2023-01-28T16:54:00Z">
        <w:r w:rsidR="00D04139">
          <w:t>wildland fire behavior</w:t>
        </w:r>
        <w:r w:rsidR="00D04139" w:rsidRPr="00BA610A">
          <w:t xml:space="preserve"> </w:t>
        </w:r>
      </w:ins>
      <w:r w:rsidRPr="00BA610A">
        <w:t xml:space="preserve">modeling can explore potential fire behavior even in systems with novel fuel characteristics (Hoffman et al. 2018). Modelers distinguish between </w:t>
      </w:r>
      <w:r w:rsidR="00C846A6">
        <w:t>landscape</w:t>
      </w:r>
      <w:r w:rsidRPr="00BA610A">
        <w:t xml:space="preserve"> models (or formulaic model</w:t>
      </w:r>
      <w:r w:rsidR="00C846A6">
        <w:t>s</w:t>
      </w:r>
      <w:r w:rsidRPr="00BA610A">
        <w:t>)</w:t>
      </w:r>
      <w:ins w:id="43" w:author="Rod Linn" w:date="2023-01-28T16:54:00Z">
        <w:r w:rsidR="00D04139">
          <w:t>,</w:t>
        </w:r>
      </w:ins>
      <w:r w:rsidRPr="00BA610A">
        <w:t xml:space="preserve"> which use </w:t>
      </w:r>
      <w:r>
        <w:t>empirically-derived</w:t>
      </w:r>
      <w:del w:id="44" w:author="Rod Linn" w:date="2023-01-28T16:55:00Z">
        <w:r w:rsidDel="00D04139">
          <w:delText>,</w:delText>
        </w:r>
      </w:del>
      <w:r>
        <w:t xml:space="preserve"> static metrics of </w:t>
      </w:r>
      <w:r w:rsidRPr="00BA610A">
        <w:t>spread rate</w:t>
      </w:r>
      <w:r>
        <w:t>s and</w:t>
      </w:r>
      <w:r w:rsidRPr="00BA610A">
        <w:t xml:space="preserve"> </w:t>
      </w:r>
      <w:r>
        <w:t>other components</w:t>
      </w:r>
      <w:ins w:id="45" w:author="Rod Linn" w:date="2023-01-28T16:55:00Z">
        <w:r w:rsidR="00D04139">
          <w:t>,</w:t>
        </w:r>
      </w:ins>
      <w:r w:rsidRPr="00BA610A">
        <w:t xml:space="preserve"> and physics-based</w:t>
      </w:r>
      <w:ins w:id="46" w:author="Rod Linn" w:date="2023-01-28T16:56:00Z">
        <w:r w:rsidR="00D04139">
          <w:t xml:space="preserve"> (or process-based)</w:t>
        </w:r>
      </w:ins>
      <w:r w:rsidRPr="00BA610A">
        <w:t xml:space="preserve"> models which use and solve equations for the </w:t>
      </w:r>
      <w:r>
        <w:t xml:space="preserve">first-order </w:t>
      </w:r>
      <w:r w:rsidRPr="00BA610A">
        <w:t xml:space="preserve">physical processes underlying fire spread. Because physics-based models incorporate underlying processes explicitly instead of implicitly, users can </w:t>
      </w:r>
      <w:del w:id="47" w:author="Rod Linn" w:date="2023-01-28T16:57:00Z">
        <w:r w:rsidRPr="00BA610A" w:rsidDel="00D04139">
          <w:delText>not only estimate but test</w:delText>
        </w:r>
      </w:del>
      <w:ins w:id="48" w:author="Rod Linn" w:date="2023-01-28T16:57:00Z">
        <w:r w:rsidR="00D04139">
          <w:t>study</w:t>
        </w:r>
      </w:ins>
      <w:r w:rsidRPr="00BA610A">
        <w:t xml:space="preserve"> the role of factors like wind, fuel structure, fuel moisture, terrain, and others. Both</w:t>
      </w:r>
      <w:r w:rsidR="00C846A6">
        <w:t xml:space="preserve"> landscape</w:t>
      </w:r>
      <w:r w:rsidRPr="00BA610A">
        <w:t xml:space="preserve"> and physics-based models have limitations – simpler formulaic models cannot be justifiably applied to environmental conditions outside the ones where they were derived</w:t>
      </w:r>
      <w:r w:rsidR="00C846A6">
        <w:t>, and complex models can be prohibitively computationally expensive</w:t>
      </w:r>
      <w:r w:rsidRPr="00BA610A">
        <w:t>.</w:t>
      </w:r>
      <w:r w:rsidR="00C846A6">
        <w:t xml:space="preserve"> Given </w:t>
      </w:r>
      <w:del w:id="49" w:author="Rod Linn" w:date="2023-01-28T16:59:00Z">
        <w:r w:rsidR="00C846A6" w:rsidDel="00D04139">
          <w:delText xml:space="preserve">the </w:delText>
        </w:r>
      </w:del>
      <w:ins w:id="50" w:author="Rod Linn" w:date="2023-01-28T16:59:00Z">
        <w:r w:rsidR="00D04139">
          <w:t>adequate</w:t>
        </w:r>
        <w:r w:rsidR="00D04139">
          <w:t xml:space="preserve"> </w:t>
        </w:r>
      </w:ins>
      <w:r w:rsidR="00C846A6">
        <w:t>resources,</w:t>
      </w:r>
      <w:r w:rsidRPr="00BA610A">
        <w:t xml:space="preserve"> physics-based </w:t>
      </w:r>
      <w:del w:id="51" w:author="Rod Linn" w:date="2023-01-28T16:58:00Z">
        <w:r w:rsidR="00C846A6" w:rsidDel="00D04139">
          <w:delText xml:space="preserve">combustion </w:delText>
        </w:r>
      </w:del>
      <w:ins w:id="52" w:author="Rod Linn" w:date="2023-01-28T16:58:00Z">
        <w:r w:rsidR="00D04139">
          <w:t>fire behavior</w:t>
        </w:r>
        <w:r w:rsidR="00D04139">
          <w:t xml:space="preserve"> </w:t>
        </w:r>
      </w:ins>
      <w:r w:rsidRPr="00BA610A">
        <w:t>models</w:t>
      </w:r>
      <w:r w:rsidR="00C846A6">
        <w:t xml:space="preserve"> can explore dynamics of fire outside of documented </w:t>
      </w:r>
      <w:ins w:id="53" w:author="Rod Linn" w:date="2023-01-28T16:59:00Z">
        <w:r w:rsidR="00D04139">
          <w:t xml:space="preserve">historic </w:t>
        </w:r>
      </w:ins>
      <w:r w:rsidR="00C846A6">
        <w:t>norms of fuel and fire weather conditions</w:t>
      </w:r>
      <w:ins w:id="54" w:author="Rod Linn" w:date="2023-01-28T17:00:00Z">
        <w:r w:rsidR="00D04139">
          <w:t>, where landscape models have been calibrated,</w:t>
        </w:r>
      </w:ins>
      <w:r w:rsidR="00C846A6">
        <w:t xml:space="preserve"> </w:t>
      </w:r>
      <w:r w:rsidRPr="00BA610A">
        <w:t>(Mell et al. 2010</w:t>
      </w:r>
      <w:r w:rsidR="00C846A6">
        <w:t>, Linn et al. 2013</w:t>
      </w:r>
      <w:r w:rsidRPr="00BA610A">
        <w:t xml:space="preserve">). </w:t>
      </w:r>
    </w:p>
    <w:p w14:paraId="634292A1" w14:textId="23738B69" w:rsidR="000E2E4A" w:rsidRPr="00BA610A" w:rsidRDefault="000E2E4A" w:rsidP="000E2E4A">
      <w:pPr>
        <w:ind w:firstLine="720"/>
      </w:pPr>
      <w:r w:rsidRPr="00BA610A">
        <w:t>One such model is the Wildland-</w:t>
      </w:r>
      <w:commentRangeStart w:id="55"/>
      <w:r w:rsidRPr="00BA610A">
        <w:t xml:space="preserve">Urban Interface </w:t>
      </w:r>
      <w:commentRangeEnd w:id="55"/>
      <w:r w:rsidR="00D04139">
        <w:rPr>
          <w:rStyle w:val="CommentReference"/>
        </w:rPr>
        <w:commentReference w:id="55"/>
      </w:r>
      <w:r w:rsidRPr="00BA610A">
        <w:t xml:space="preserve">Fire Dynamics Simulator (WFDS), a physics-based fire behavior model that represents individual ecosystem components and the interactions of combustion with the atmosphere. WFDS </w:t>
      </w:r>
      <w:r w:rsidR="00C846A6">
        <w:t>models</w:t>
      </w:r>
      <w:r w:rsidRPr="00BA610A">
        <w:t xml:space="preserve"> vegetation composition and structure in three-dimensions, accounting for bulk density, surface area to volume ratio and fuel moisture. WFDS has a wide range of applicability (Mell et al. 2010)</w:t>
      </w:r>
      <w:r w:rsidR="00C846A6">
        <w:t xml:space="preserve">, including </w:t>
      </w:r>
      <w:r w:rsidRPr="00BA610A">
        <w:t>explor</w:t>
      </w:r>
      <w:r w:rsidR="00C846A6">
        <w:t>ing</w:t>
      </w:r>
      <w:r w:rsidRPr="00BA610A">
        <w:t xml:space="preserve"> novel fire behavior across complex fuel structures like the Wildland-Urban-Interface (i.e., Mell et a. </w:t>
      </w:r>
      <w:r w:rsidRPr="00BA610A">
        <w:lastRenderedPageBreak/>
        <w:t>2011), transitions between homogenous conifer forests to mixed conifer-deciduous forests (Ziegler e al. 2021) and fuel removal treatments (Ziegler et al. 2020).</w:t>
      </w:r>
      <w:r>
        <w:rPr>
          <w:color w:val="000000" w:themeColor="text1"/>
        </w:rPr>
        <w:t xml:space="preserve"> </w:t>
      </w:r>
    </w:p>
    <w:p w14:paraId="0C00109E" w14:textId="4F434C65" w:rsidR="000E2E4A" w:rsidRDefault="000E2E4A" w:rsidP="000E2E4A">
      <w:pPr>
        <w:ind w:firstLine="720"/>
        <w:rPr>
          <w:b/>
        </w:rPr>
      </w:pPr>
      <w:r w:rsidRPr="00BA610A">
        <w:t xml:space="preserve">The lack of important relevant information </w:t>
      </w:r>
      <w:r>
        <w:rPr>
          <w:color w:val="000000" w:themeColor="text1"/>
        </w:rPr>
        <w:t xml:space="preserve">on emerging forests and their relationship with fire </w:t>
      </w:r>
      <w:r w:rsidRPr="00BA610A">
        <w:t xml:space="preserve">provides an ideal and timely opportunity to apply a physics-based model </w:t>
      </w:r>
      <w:r>
        <w:t xml:space="preserve">to </w:t>
      </w:r>
      <w:r>
        <w:rPr>
          <w:color w:val="000000" w:themeColor="text1"/>
        </w:rPr>
        <w:t>questions related to fire behavior and fire self-regulation, topics of considerable importance for future boreal forest stability</w:t>
      </w:r>
      <w:r w:rsidRPr="000F1E28">
        <w:rPr>
          <w:color w:val="000000" w:themeColor="text1"/>
        </w:rPr>
        <w:t>.</w:t>
      </w:r>
      <w:r>
        <w:rPr>
          <w:color w:val="000000" w:themeColor="text1"/>
        </w:rPr>
        <w:t xml:space="preserve"> These questions are of utmost importance to fire managers as well. </w:t>
      </w:r>
      <w:r w:rsidRPr="00BA610A">
        <w:t xml:space="preserve">Our objective was to evaluate how fuel composition, </w:t>
      </w:r>
      <w:ins w:id="56" w:author="Rod Linn" w:date="2023-01-28T17:08:00Z">
        <w:r w:rsidR="00D73726">
          <w:t xml:space="preserve">landscape-level fuel </w:t>
        </w:r>
      </w:ins>
      <w:r w:rsidRPr="00BA610A">
        <w:t xml:space="preserve">density, and distribution changes with increasing short-interval reburns in order to explore potential fire behavior across a gradient of fuel and weather conditions. In contrast to previous studies that examine the distribution and abundance of fuel elements after a single fire event, here we assess fuel characteristics in boreal stands that have experienced between 1 to 3 short-interval sequential fires. </w:t>
      </w:r>
      <w:sdt>
        <w:sdtPr>
          <w:tag w:val="goog_rdk_11"/>
          <w:id w:val="-240257643"/>
        </w:sdtPr>
        <w:sdtContent/>
      </w:sdt>
      <w:r w:rsidRPr="00BA610A">
        <w:t xml:space="preserve">We hypothesize fuel connectivity and abundance will increase initially with additional fires but decrease after three short-interval fires as reburns continue to consume fuel. In addition, we expect potential fire behavior may </w:t>
      </w:r>
      <w:commentRangeStart w:id="57"/>
      <w:r>
        <w:t>increase</w:t>
      </w:r>
      <w:r w:rsidRPr="00BA610A">
        <w:t xml:space="preserve"> across both reburns and community type</w:t>
      </w:r>
      <w:commentRangeEnd w:id="57"/>
      <w:r w:rsidR="00D73726">
        <w:rPr>
          <w:rStyle w:val="CommentReference"/>
        </w:rPr>
        <w:commentReference w:id="57"/>
      </w:r>
      <w:r w:rsidRPr="00BA610A">
        <w:t xml:space="preserve">, given the difference in stand structure created by different dominating vegetation. Finally, we predict that extreme fire weather conditions (high winds and low fuel moisture) may produce novel potential fire behavior in reburned stands, </w:t>
      </w:r>
      <w:commentRangeStart w:id="58"/>
      <w:r w:rsidRPr="00BA610A">
        <w:t xml:space="preserve">potentially overwhelming </w:t>
      </w:r>
      <w:r>
        <w:t>bottom-up</w:t>
      </w:r>
      <w:r w:rsidRPr="00BA610A">
        <w:t xml:space="preserve"> constraints</w:t>
      </w:r>
      <w:r>
        <w:t xml:space="preserve"> </w:t>
      </w:r>
      <w:commentRangeEnd w:id="58"/>
      <w:r w:rsidR="006F6327">
        <w:rPr>
          <w:rStyle w:val="CommentReference"/>
        </w:rPr>
        <w:commentReference w:id="58"/>
      </w:r>
      <w:r>
        <w:t>(i.e., fuel connectivity or abundance)</w:t>
      </w:r>
      <w:r w:rsidRPr="00BA610A">
        <w:t xml:space="preserve"> to burn stands that would not burn otherwise. </w:t>
      </w:r>
    </w:p>
    <w:p w14:paraId="00000015" w14:textId="77777777" w:rsidR="00FD1B39" w:rsidRPr="00934247" w:rsidRDefault="00000000" w:rsidP="001A1230">
      <w:pPr>
        <w:pStyle w:val="Heading2"/>
      </w:pPr>
      <w:sdt>
        <w:sdtPr>
          <w:tag w:val="goog_rdk_12"/>
          <w:id w:val="-2028870424"/>
        </w:sdtPr>
        <w:sdtContent/>
      </w:sdt>
      <w:r w:rsidR="002525A6" w:rsidRPr="00934247">
        <w:t>Methods</w:t>
      </w:r>
    </w:p>
    <w:p w14:paraId="00000016" w14:textId="77777777" w:rsidR="00FD1B39" w:rsidRPr="00934247" w:rsidRDefault="002525A6" w:rsidP="00B55B97">
      <w:pPr>
        <w:pStyle w:val="Heading3"/>
        <w:rPr>
          <w:rFonts w:cs="Times New Roman"/>
        </w:rPr>
      </w:pPr>
      <w:bookmarkStart w:id="59" w:name="_heading=h.ytacy9q4d9bn" w:colFirst="0" w:colLast="0"/>
      <w:bookmarkEnd w:id="59"/>
      <w:r w:rsidRPr="00934247">
        <w:rPr>
          <w:rFonts w:cs="Times New Roman"/>
        </w:rPr>
        <w:t>Study Area</w:t>
      </w:r>
    </w:p>
    <w:p w14:paraId="00000018" w14:textId="7B63D531" w:rsidR="00FD1B39" w:rsidRPr="00934247" w:rsidRDefault="002525A6" w:rsidP="001A1230">
      <w:pPr>
        <w:ind w:firstLine="720"/>
        <w:rPr>
          <w:rFonts w:cs="Times New Roman"/>
        </w:rPr>
      </w:pPr>
      <w:r w:rsidRPr="00934247">
        <w:rPr>
          <w:rFonts w:cs="Times New Roman"/>
        </w:rPr>
        <w:t xml:space="preserve">To investigate the role of reburns in altering spatial distributions of fuel, we sampled spatial patterns of fuel abundance and distribution in two locations in Interior Alaska. Each site has experienced between 1-3 fires within &gt;30-year intervals and between both locations, 42 plots </w:t>
      </w:r>
      <w:r w:rsidRPr="00934247">
        <w:rPr>
          <w:rFonts w:cs="Times New Roman"/>
        </w:rPr>
        <w:lastRenderedPageBreak/>
        <w:t xml:space="preserve">were established randomly within burn perimeters </w:t>
      </w:r>
      <w:r w:rsidR="00CC28C2" w:rsidRPr="00934247">
        <w:rPr>
          <w:rFonts w:cs="Times New Roman"/>
        </w:rPr>
        <w:t xml:space="preserve">100 </w:t>
      </w:r>
      <w:r w:rsidRPr="00934247">
        <w:rPr>
          <w:rFonts w:cs="Times New Roman"/>
        </w:rPr>
        <w:t xml:space="preserve">meters apart and </w:t>
      </w:r>
      <w:r w:rsidR="001A1230" w:rsidRPr="00934247">
        <w:rPr>
          <w:rFonts w:cs="Times New Roman"/>
        </w:rPr>
        <w:t xml:space="preserve">a minimum of </w:t>
      </w:r>
      <w:r w:rsidR="00F427DF" w:rsidRPr="00934247">
        <w:rPr>
          <w:rFonts w:cs="Times New Roman"/>
        </w:rPr>
        <w:t>50</w:t>
      </w:r>
      <w:r w:rsidRPr="00934247">
        <w:rPr>
          <w:rFonts w:cs="Times New Roman"/>
        </w:rPr>
        <w:t xml:space="preserve"> meters from roads. </w:t>
      </w:r>
      <w:commentRangeStart w:id="60"/>
      <w:r w:rsidRPr="00934247">
        <w:rPr>
          <w:rFonts w:cs="Times New Roman"/>
        </w:rPr>
        <w:t xml:space="preserve">8 additional plots were established in unburned remnants as a reference of assumed pre-fire conditions. </w:t>
      </w:r>
      <w:commentRangeEnd w:id="60"/>
      <w:r w:rsidR="006F6327">
        <w:rPr>
          <w:rStyle w:val="CommentReference"/>
        </w:rPr>
        <w:commentReference w:id="60"/>
      </w:r>
    </w:p>
    <w:p w14:paraId="00000019" w14:textId="77777777" w:rsidR="00FD1B39" w:rsidRPr="00934247" w:rsidRDefault="002525A6" w:rsidP="00B55B97">
      <w:pPr>
        <w:pStyle w:val="Heading3"/>
        <w:rPr>
          <w:rFonts w:cs="Times New Roman"/>
        </w:rPr>
      </w:pPr>
      <w:bookmarkStart w:id="61" w:name="_heading=h.qso6pelaa3zp" w:colFirst="0" w:colLast="0"/>
      <w:bookmarkEnd w:id="61"/>
      <w:r w:rsidRPr="00934247">
        <w:rPr>
          <w:rFonts w:cs="Times New Roman"/>
        </w:rPr>
        <w:t>Field Sampling</w:t>
      </w:r>
    </w:p>
    <w:p w14:paraId="0000001C" w14:textId="2549C848" w:rsidR="00FD1B39" w:rsidRPr="00934247" w:rsidRDefault="00AF17D5" w:rsidP="00AF17D5">
      <w:pPr>
        <w:ind w:firstLine="720"/>
        <w:rPr>
          <w:rFonts w:cs="Times New Roman"/>
          <w:color w:val="000000"/>
        </w:rPr>
      </w:pPr>
      <w:r w:rsidRPr="00934247">
        <w:rPr>
          <w:rFonts w:cs="Times New Roman"/>
        </w:rPr>
        <w:t>To quantify fuel abundance in reburns, w</w:t>
      </w:r>
      <w:r w:rsidR="00093EEA" w:rsidRPr="00934247">
        <w:rPr>
          <w:rFonts w:cs="Times New Roman"/>
        </w:rPr>
        <w:t xml:space="preserve">e measured </w:t>
      </w:r>
      <w:r w:rsidR="00F46DB8">
        <w:rPr>
          <w:rFonts w:cs="Times New Roman"/>
        </w:rPr>
        <w:t>dead down</w:t>
      </w:r>
      <w:r w:rsidR="00093EEA" w:rsidRPr="00934247">
        <w:rPr>
          <w:rFonts w:cs="Times New Roman"/>
        </w:rPr>
        <w:t xml:space="preserve"> </w:t>
      </w:r>
      <w:r w:rsidR="002525A6" w:rsidRPr="00934247">
        <w:rPr>
          <w:rFonts w:cs="Times New Roman"/>
        </w:rPr>
        <w:t>woody debris fuel loads (</w:t>
      </w:r>
      <w:r w:rsidR="00C846A6">
        <w:rPr>
          <w:rFonts w:cs="Times New Roman"/>
        </w:rPr>
        <w:t>D</w:t>
      </w:r>
      <w:r w:rsidR="002525A6" w:rsidRPr="00934247">
        <w:rPr>
          <w:rFonts w:cs="Times New Roman"/>
        </w:rPr>
        <w:t>WD, dead wood lying or standing below &lt;45-degree angle) using two 28-m brown’s fuel transects</w:t>
      </w:r>
      <w:r w:rsidR="00DF7F52" w:rsidRPr="00934247">
        <w:rPr>
          <w:rFonts w:cs="Times New Roman"/>
        </w:rPr>
        <w:t xml:space="preserve"> </w:t>
      </w:r>
      <w:r w:rsidR="00C846A6" w:rsidRPr="00C846A6">
        <w:rPr>
          <w:rFonts w:cs="Times New Roman"/>
        </w:rPr>
        <w:t xml:space="preserve">(Brown 1974) </w:t>
      </w:r>
      <w:r w:rsidR="002525A6" w:rsidRPr="00934247">
        <w:rPr>
          <w:rFonts w:cs="Times New Roman"/>
        </w:rPr>
        <w:t>radiating from the center of each 20m-by-20m plot. We recorded diameter, species, presence of charred material and decay class of 1000-hour fuels across the full transect and counted &lt;3 cm</w:t>
      </w:r>
      <w:r w:rsidR="00C846A6">
        <w:rPr>
          <w:rFonts w:cs="Times New Roman"/>
        </w:rPr>
        <w:t xml:space="preserve"> fine</w:t>
      </w:r>
      <w:r w:rsidR="002525A6" w:rsidRPr="00934247">
        <w:rPr>
          <w:rFonts w:cs="Times New Roman"/>
        </w:rPr>
        <w:t xml:space="preserve"> debris across subsets (1-hr = 2m, 10-hr = 5 m, 100-hr = 15m). </w:t>
      </w:r>
      <w:r w:rsidR="002525A6" w:rsidRPr="00934247">
        <w:rPr>
          <w:rFonts w:cs="Times New Roman"/>
          <w:color w:val="000000" w:themeColor="text1"/>
        </w:rPr>
        <w:t>Total fuel loading (tons/ha) was calculate</w:t>
      </w:r>
      <w:r w:rsidR="00E13B98" w:rsidRPr="00934247">
        <w:rPr>
          <w:rFonts w:cs="Times New Roman"/>
          <w:color w:val="000000" w:themeColor="text1"/>
        </w:rPr>
        <w:t xml:space="preserve">d by converting </w:t>
      </w:r>
      <w:r w:rsidR="00C846A6">
        <w:rPr>
          <w:rFonts w:cs="Times New Roman"/>
          <w:color w:val="000000" w:themeColor="text1"/>
        </w:rPr>
        <w:t>D</w:t>
      </w:r>
      <w:r w:rsidR="00E13B98" w:rsidRPr="00934247">
        <w:rPr>
          <w:rFonts w:cs="Times New Roman"/>
          <w:color w:val="000000" w:themeColor="text1"/>
        </w:rPr>
        <w:t xml:space="preserve">WD field data into estimates of mass per area (grams per meter) following Brown </w:t>
      </w:r>
      <w:r w:rsidR="00DF7F52" w:rsidRPr="00934247">
        <w:rPr>
          <w:rFonts w:cs="Times New Roman"/>
          <w:color w:val="000000" w:themeColor="text1"/>
        </w:rPr>
        <w:t>(</w:t>
      </w:r>
      <w:r w:rsidR="00E13B98" w:rsidRPr="00934247">
        <w:rPr>
          <w:rFonts w:cs="Times New Roman"/>
          <w:color w:val="000000" w:themeColor="text1"/>
        </w:rPr>
        <w:t>1974</w:t>
      </w:r>
      <w:r w:rsidR="00DF7F52" w:rsidRPr="00934247">
        <w:rPr>
          <w:rFonts w:cs="Times New Roman"/>
          <w:color w:val="000000" w:themeColor="text1"/>
        </w:rPr>
        <w:t>)</w:t>
      </w:r>
      <w:r w:rsidR="00E13B98" w:rsidRPr="00934247">
        <w:rPr>
          <w:rFonts w:cs="Times New Roman"/>
          <w:color w:val="000000" w:themeColor="text1"/>
        </w:rPr>
        <w:t>.</w:t>
      </w:r>
      <w:r w:rsidR="00E13B98" w:rsidRPr="00934247">
        <w:rPr>
          <w:rFonts w:cs="Times New Roman"/>
          <w:color w:val="000000"/>
        </w:rPr>
        <w:t xml:space="preserve"> </w:t>
      </w:r>
      <w:r w:rsidR="00B62A29">
        <w:rPr>
          <w:rFonts w:cs="Times New Roman"/>
          <w:color w:val="000000"/>
        </w:rPr>
        <w:t xml:space="preserve">We measured mass of understory </w:t>
      </w:r>
      <w:r w:rsidR="00C846A6">
        <w:rPr>
          <w:rFonts w:cs="Times New Roman"/>
          <w:color w:val="000000"/>
        </w:rPr>
        <w:t xml:space="preserve">fuels </w:t>
      </w:r>
      <w:r w:rsidR="00B62A29">
        <w:rPr>
          <w:rFonts w:cs="Times New Roman"/>
          <w:color w:val="000000"/>
        </w:rPr>
        <w:t xml:space="preserve">by harvesting randomly located 1 meter by </w:t>
      </w:r>
      <w:r w:rsidR="0063373A">
        <w:rPr>
          <w:rFonts w:cs="Times New Roman"/>
          <w:color w:val="000000"/>
        </w:rPr>
        <w:t>1-meter</w:t>
      </w:r>
      <w:r w:rsidR="00B62A29">
        <w:rPr>
          <w:rFonts w:cs="Times New Roman"/>
          <w:color w:val="000000"/>
        </w:rPr>
        <w:t xml:space="preserve"> subplots, drying vegetation and then weighing. </w:t>
      </w:r>
      <w:r w:rsidR="002525A6" w:rsidRPr="00934247">
        <w:rPr>
          <w:rFonts w:cs="Times New Roman"/>
          <w:color w:val="000000"/>
        </w:rPr>
        <w:t xml:space="preserve">We measured </w:t>
      </w:r>
      <w:ins w:id="62" w:author="Rod Linn" w:date="2023-01-29T10:27:00Z">
        <w:r w:rsidR="005814ED">
          <w:rPr>
            <w:rFonts w:cs="Times New Roman"/>
            <w:color w:val="000000"/>
          </w:rPr>
          <w:t xml:space="preserve">surface </w:t>
        </w:r>
      </w:ins>
      <w:r w:rsidR="002525A6" w:rsidRPr="00934247">
        <w:rPr>
          <w:rFonts w:cs="Times New Roman"/>
          <w:color w:val="000000"/>
        </w:rPr>
        <w:t xml:space="preserve">fuel depth by recording height of the tallest </w:t>
      </w:r>
      <w:commentRangeStart w:id="63"/>
      <w:r w:rsidR="002525A6" w:rsidRPr="00934247">
        <w:rPr>
          <w:rFonts w:cs="Times New Roman"/>
          <w:color w:val="000000"/>
        </w:rPr>
        <w:t>vegetation</w:t>
      </w:r>
      <w:commentRangeEnd w:id="63"/>
      <w:r w:rsidR="005814ED">
        <w:rPr>
          <w:rStyle w:val="CommentReference"/>
        </w:rPr>
        <w:commentReference w:id="63"/>
      </w:r>
      <w:r w:rsidR="002525A6" w:rsidRPr="00934247">
        <w:rPr>
          <w:rFonts w:cs="Times New Roman"/>
          <w:color w:val="000000"/>
        </w:rPr>
        <w:t xml:space="preserve"> connected continuously to the forest floor across 2-meter increments of the Brown’s transect line</w:t>
      </w:r>
      <w:r w:rsidRPr="00934247">
        <w:rPr>
          <w:rFonts w:cs="Times New Roman"/>
          <w:color w:val="000000" w:themeColor="text1"/>
        </w:rPr>
        <w:t xml:space="preserve">. To capture standing live and dead fuel abundance, </w:t>
      </w:r>
      <w:r w:rsidRPr="00934247">
        <w:rPr>
          <w:rFonts w:cs="Times New Roman"/>
          <w:color w:val="000000"/>
        </w:rPr>
        <w:t xml:space="preserve">we measured </w:t>
      </w:r>
      <w:r w:rsidR="00007890">
        <w:rPr>
          <w:rFonts w:cs="Times New Roman"/>
          <w:color w:val="000000"/>
        </w:rPr>
        <w:t xml:space="preserve">height and </w:t>
      </w:r>
      <w:r w:rsidRPr="00934247">
        <w:rPr>
          <w:rFonts w:cs="Times New Roman"/>
          <w:color w:val="000000"/>
        </w:rPr>
        <w:t>diameter at breast height (DBH 1.37 m) of standing live and dead trees at each plot in 200 m</w:t>
      </w:r>
      <w:r w:rsidRPr="00934247">
        <w:rPr>
          <w:rFonts w:cs="Times New Roman"/>
          <w:color w:val="000000"/>
          <w:vertAlign w:val="superscript"/>
        </w:rPr>
        <w:t>2</w:t>
      </w:r>
      <w:r w:rsidRPr="00934247">
        <w:rPr>
          <w:rFonts w:cs="Times New Roman"/>
          <w:color w:val="000000"/>
        </w:rPr>
        <w:t xml:space="preserve"> randomly selected subsections and scaled to produce estimates of tree density. We estimated total biomass of each species using a suite of local species-specific allometric equations (see </w:t>
      </w:r>
      <w:r w:rsidR="00C846A6">
        <w:rPr>
          <w:rFonts w:cs="Times New Roman"/>
          <w:color w:val="000000"/>
        </w:rPr>
        <w:t xml:space="preserve">Appendix: </w:t>
      </w:r>
      <w:r w:rsidR="00007890">
        <w:rPr>
          <w:rFonts w:cs="Times New Roman"/>
          <w:color w:val="000000"/>
        </w:rPr>
        <w:t>Table S1</w:t>
      </w:r>
      <w:r w:rsidRPr="00934247">
        <w:rPr>
          <w:rFonts w:cs="Times New Roman"/>
          <w:color w:val="000000"/>
        </w:rPr>
        <w:t xml:space="preserve"> for specifics,</w:t>
      </w:r>
      <w:r w:rsidR="00C846A6" w:rsidRPr="00C846A6">
        <w:t xml:space="preserve"> </w:t>
      </w:r>
      <w:r w:rsidR="00C846A6" w:rsidRPr="00C846A6">
        <w:rPr>
          <w:rFonts w:cs="Times New Roman"/>
          <w:color w:val="000000"/>
        </w:rPr>
        <w:t>Binkley et al. 1984</w:t>
      </w:r>
      <w:r w:rsidR="00C846A6">
        <w:rPr>
          <w:rFonts w:cs="Times New Roman"/>
          <w:color w:val="000000"/>
        </w:rPr>
        <w:t xml:space="preserve">, </w:t>
      </w:r>
      <w:r w:rsidR="00C846A6" w:rsidRPr="00C846A6">
        <w:rPr>
          <w:rFonts w:cs="Times New Roman"/>
          <w:color w:val="000000"/>
        </w:rPr>
        <w:t>Bond-</w:t>
      </w:r>
      <w:proofErr w:type="spellStart"/>
      <w:r w:rsidR="00C846A6" w:rsidRPr="00C846A6">
        <w:rPr>
          <w:rFonts w:cs="Times New Roman"/>
          <w:color w:val="000000"/>
        </w:rPr>
        <w:t>Lamberty</w:t>
      </w:r>
      <w:proofErr w:type="spellEnd"/>
      <w:r w:rsidR="00C846A6" w:rsidRPr="00C846A6">
        <w:rPr>
          <w:rFonts w:cs="Times New Roman"/>
          <w:color w:val="000000"/>
        </w:rPr>
        <w:t xml:space="preserve"> et al. 2002)</w:t>
      </w:r>
      <w:r w:rsidRPr="00934247">
        <w:rPr>
          <w:rFonts w:cs="Times New Roman"/>
          <w:color w:val="000000"/>
        </w:rPr>
        <w:t xml:space="preserve">. </w:t>
      </w:r>
    </w:p>
    <w:p w14:paraId="0000001E" w14:textId="4AFE46EA" w:rsidR="00FD1B39" w:rsidRPr="00934247" w:rsidRDefault="002525A6" w:rsidP="00F427DF">
      <w:pPr>
        <w:ind w:firstLine="720"/>
        <w:rPr>
          <w:rFonts w:cs="Times New Roman"/>
          <w:color w:val="000000"/>
        </w:rPr>
      </w:pPr>
      <w:r w:rsidRPr="00934247">
        <w:rPr>
          <w:rFonts w:cs="Times New Roman"/>
          <w:color w:val="000000"/>
        </w:rPr>
        <w:t xml:space="preserve">To </w:t>
      </w:r>
      <w:r w:rsidR="004C6443">
        <w:rPr>
          <w:rFonts w:cs="Times New Roman"/>
          <w:color w:val="000000"/>
        </w:rPr>
        <w:t>capture the</w:t>
      </w:r>
      <w:r w:rsidRPr="00934247">
        <w:rPr>
          <w:rFonts w:cs="Times New Roman"/>
          <w:color w:val="000000"/>
        </w:rPr>
        <w:t xml:space="preserve"> 3</w:t>
      </w:r>
      <w:r w:rsidR="005B3E3F">
        <w:rPr>
          <w:rFonts w:cs="Times New Roman"/>
          <w:color w:val="000000"/>
        </w:rPr>
        <w:t>-dimensional</w:t>
      </w:r>
      <w:r w:rsidRPr="00934247">
        <w:rPr>
          <w:rFonts w:cs="Times New Roman"/>
          <w:color w:val="000000"/>
        </w:rPr>
        <w:t xml:space="preserve"> pattern of fuels, we evaluated the </w:t>
      </w:r>
      <w:ins w:id="64" w:author="Rod Linn" w:date="2023-01-29T10:31:00Z">
        <w:r w:rsidR="005814ED">
          <w:rPr>
            <w:rFonts w:cs="Times New Roman"/>
            <w:color w:val="000000"/>
          </w:rPr>
          <w:t xml:space="preserve">vertical and </w:t>
        </w:r>
        <w:proofErr w:type="spellStart"/>
        <w:r w:rsidR="005814ED">
          <w:rPr>
            <w:rFonts w:cs="Times New Roman"/>
            <w:color w:val="000000"/>
          </w:rPr>
          <w:t>horizongal</w:t>
        </w:r>
        <w:proofErr w:type="spellEnd"/>
        <w:r w:rsidR="005814ED">
          <w:rPr>
            <w:rFonts w:cs="Times New Roman"/>
            <w:color w:val="000000"/>
          </w:rPr>
          <w:t xml:space="preserve"> </w:t>
        </w:r>
      </w:ins>
      <w:r w:rsidRPr="00934247">
        <w:rPr>
          <w:rFonts w:cs="Times New Roman"/>
          <w:color w:val="000000"/>
        </w:rPr>
        <w:t>spatial patterns of fuels directly, using a modified 3</w:t>
      </w:r>
      <w:r w:rsidR="005B3E3F">
        <w:rPr>
          <w:rFonts w:cs="Times New Roman"/>
          <w:color w:val="000000"/>
        </w:rPr>
        <w:t>-</w:t>
      </w:r>
      <w:r w:rsidRPr="00934247">
        <w:rPr>
          <w:rFonts w:cs="Times New Roman"/>
          <w:color w:val="000000"/>
        </w:rPr>
        <w:t>D sampling framework developed by</w:t>
      </w:r>
      <w:r w:rsidR="004C6443">
        <w:rPr>
          <w:rFonts w:cs="Times New Roman"/>
          <w:color w:val="000000"/>
        </w:rPr>
        <w:t xml:space="preserve"> </w:t>
      </w:r>
      <w:r w:rsidR="004C6443" w:rsidRPr="004C6443">
        <w:rPr>
          <w:rFonts w:cs="Times New Roman"/>
          <w:color w:val="000000"/>
        </w:rPr>
        <w:t>Hawley et al. 2018</w:t>
      </w:r>
      <w:r w:rsidR="004C6443">
        <w:rPr>
          <w:rFonts w:cs="Times New Roman"/>
          <w:color w:val="000000"/>
        </w:rPr>
        <w:t>.</w:t>
      </w:r>
      <w:r w:rsidRPr="00934247">
        <w:rPr>
          <w:rFonts w:cs="Times New Roman"/>
          <w:color w:val="000000"/>
        </w:rPr>
        <w:t xml:space="preserve"> This framework allows for measurements of fuel biomass at scales and dimensions useful for characterizing heterogeneity in fuels within a stand. </w:t>
      </w:r>
      <w:sdt>
        <w:sdtPr>
          <w:rPr>
            <w:rFonts w:cs="Times New Roman"/>
          </w:rPr>
          <w:tag w:val="goog_rdk_13"/>
          <w:id w:val="-1307699709"/>
        </w:sdtPr>
        <w:sdtContent/>
      </w:sdt>
      <w:r w:rsidRPr="00934247">
        <w:rPr>
          <w:rFonts w:cs="Times New Roman"/>
          <w:color w:val="000000"/>
        </w:rPr>
        <w:t xml:space="preserve">We randomly placed </w:t>
      </w:r>
      <w:r w:rsidRPr="00934247">
        <w:rPr>
          <w:rFonts w:cs="Times New Roman"/>
          <w:color w:val="000000"/>
        </w:rPr>
        <w:lastRenderedPageBreak/>
        <w:t>10 3</w:t>
      </w:r>
      <w:r w:rsidR="005B3E3F">
        <w:rPr>
          <w:rFonts w:cs="Times New Roman"/>
          <w:color w:val="000000"/>
        </w:rPr>
        <w:t>-</w:t>
      </w:r>
      <w:r w:rsidRPr="00934247">
        <w:rPr>
          <w:rFonts w:cs="Times New Roman"/>
          <w:color w:val="000000"/>
        </w:rPr>
        <w:t>D sampling frames within each plot, recording presence and absence of all fuel types (1/10/100/1000-hour fuels, forbs, shrubs, graminoids, feathermoss) within each voxel cell (n = 16</w:t>
      </w:r>
      <w:r w:rsidR="000E2E4A">
        <w:rPr>
          <w:rFonts w:cs="Times New Roman"/>
          <w:color w:val="000000"/>
        </w:rPr>
        <w:t xml:space="preserve"> within each frame</w:t>
      </w:r>
      <w:r w:rsidRPr="00934247">
        <w:rPr>
          <w:rFonts w:cs="Times New Roman"/>
          <w:color w:val="000000"/>
        </w:rPr>
        <w:t xml:space="preserve">). We also recorded the dominant ground cover </w:t>
      </w:r>
      <w:r w:rsidR="00F427DF" w:rsidRPr="00934247">
        <w:rPr>
          <w:rFonts w:cs="Times New Roman"/>
          <w:color w:val="000000"/>
        </w:rPr>
        <w:t xml:space="preserve">as a visual estimate of percent </w:t>
      </w:r>
      <w:r w:rsidRPr="00934247">
        <w:rPr>
          <w:rFonts w:cs="Times New Roman"/>
          <w:color w:val="000000"/>
        </w:rPr>
        <w:t xml:space="preserve">within each sampling frame. </w:t>
      </w:r>
    </w:p>
    <w:p w14:paraId="342568A7" w14:textId="0C7221BB" w:rsidR="000E2E4A" w:rsidRDefault="002525A6" w:rsidP="000E2E4A">
      <w:pPr>
        <w:ind w:firstLine="720"/>
        <w:rPr>
          <w:color w:val="000000"/>
        </w:rPr>
      </w:pPr>
      <w:r w:rsidRPr="00934247">
        <w:rPr>
          <w:rFonts w:cs="Times New Roman"/>
          <w:color w:val="000000"/>
        </w:rPr>
        <w:t xml:space="preserve">To calculate spatial dispersion of ground vs. standing fuel elements, we measured the distance to nearest tree of each species present on the plot from each of the 10 sampling cubes. We used the resulting measurements of a random point to each tree species to calculate Eberhardt’s </w:t>
      </w:r>
      <w:r w:rsidR="00885DFA">
        <w:rPr>
          <w:rFonts w:cs="Times New Roman"/>
          <w:color w:val="000000"/>
        </w:rPr>
        <w:t>index</w:t>
      </w:r>
      <w:r w:rsidRPr="00934247">
        <w:rPr>
          <w:rFonts w:cs="Times New Roman"/>
          <w:color w:val="000000"/>
        </w:rPr>
        <w:t>, a metric of dispersion</w:t>
      </w:r>
      <w:r w:rsidR="00CD1890">
        <w:rPr>
          <w:rFonts w:cs="Times New Roman"/>
          <w:color w:val="000000"/>
        </w:rPr>
        <w:t xml:space="preserve"> based on random-point-to-nearest-organism-distance</w:t>
      </w:r>
      <w:r w:rsidRPr="00934247">
        <w:rPr>
          <w:rFonts w:cs="Times New Roman"/>
          <w:color w:val="000000"/>
        </w:rPr>
        <w:t>, for each species across each plot</w:t>
      </w:r>
      <w:r w:rsidR="00DF7F52" w:rsidRPr="00934247">
        <w:rPr>
          <w:rFonts w:cs="Times New Roman"/>
          <w:color w:val="000000"/>
        </w:rPr>
        <w:t xml:space="preserve"> </w:t>
      </w:r>
      <w:r w:rsidR="00DF7F52" w:rsidRPr="00934247">
        <w:rPr>
          <w:rFonts w:cs="Times New Roman"/>
          <w:color w:val="000000"/>
        </w:rPr>
        <w:fldChar w:fldCharType="begin" w:fldLock="1"/>
      </w:r>
      <w:r w:rsidR="0063373A">
        <w:rPr>
          <w:rFonts w:cs="Times New Roman"/>
          <w:color w:val="000000"/>
        </w:rPr>
        <w:instrText>ADDIN paperpile_citation &lt;clusterId&gt;Z521N577C968A682&lt;/clusterId&gt;&lt;metadata&gt;&lt;citation&gt;&lt;id&gt;dd8d54c6-a068-0b9d-9178-27b3993df8c3&lt;/id&gt;&lt;/citation&gt;&lt;/metadata&gt;&lt;data&gt;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&lt;/data&gt; \* MERGEFORMAT</w:instrText>
      </w:r>
      <w:r w:rsidR="00DF7F52" w:rsidRPr="00934247">
        <w:rPr>
          <w:rFonts w:cs="Times New Roman"/>
          <w:color w:val="000000"/>
        </w:rPr>
        <w:fldChar w:fldCharType="separate"/>
      </w:r>
      <w:r w:rsidR="0063373A">
        <w:rPr>
          <w:rFonts w:cs="Times New Roman"/>
          <w:noProof/>
          <w:color w:val="000000"/>
        </w:rPr>
        <w:t>(</w:t>
      </w:r>
      <w:r w:rsidR="00B0494D">
        <w:rPr>
          <w:rFonts w:cs="Times New Roman"/>
          <w:noProof/>
          <w:color w:val="000000"/>
        </w:rPr>
        <w:t xml:space="preserve">Hines and Hines </w:t>
      </w:r>
      <w:r w:rsidR="0063373A">
        <w:rPr>
          <w:rFonts w:cs="Times New Roman"/>
          <w:noProof/>
          <w:color w:val="000000"/>
        </w:rPr>
        <w:t>1979)</w:t>
      </w:r>
      <w:r w:rsidR="00DF7F52" w:rsidRPr="00934247">
        <w:rPr>
          <w:rFonts w:cs="Times New Roman"/>
          <w:color w:val="000000"/>
        </w:rPr>
        <w:fldChar w:fldCharType="end"/>
      </w:r>
      <w:r w:rsidR="00E10235" w:rsidRPr="00934247">
        <w:rPr>
          <w:rFonts w:cs="Times New Roman"/>
          <w:color w:val="000000"/>
        </w:rPr>
        <w:t>.</w:t>
      </w:r>
      <w:r w:rsidRPr="00934247">
        <w:rPr>
          <w:rFonts w:cs="Times New Roman"/>
          <w:color w:val="000000"/>
        </w:rPr>
        <w:t xml:space="preserve"> </w:t>
      </w:r>
      <w:r w:rsidR="000E2E4A" w:rsidRPr="000E2E4A">
        <w:rPr>
          <w:rFonts w:ascii="Cambria Math" w:eastAsia="Times New Roman" w:hAnsi="Cambria Math" w:cs="Times New Roman"/>
          <w:i/>
          <w:color w:val="000000"/>
        </w:rPr>
        <w:br/>
      </w:r>
      <m:oMathPara>
        <m:oMath>
          <m:sSub>
            <m:sSubPr>
              <m:ctrlPr>
                <w:rPr>
                  <w:rFonts w:ascii="Cambria Math" w:eastAsia="Times New Roman" w:hAnsi="Cambria Math" w:cs="Times New Roman"/>
                  <w:i/>
                  <w:color w:val="000000"/>
                </w:rPr>
              </m:ctrlPr>
            </m:sSubPr>
            <m:e>
              <m:r>
                <w:rPr>
                  <w:rFonts w:ascii="Cambria Math" w:hAnsi="Cambria Math"/>
                  <w:color w:val="000000"/>
                </w:rPr>
                <m:t>I</m:t>
              </m:r>
            </m:e>
            <m:sub>
              <m:r>
                <w:rPr>
                  <w:rFonts w:ascii="Cambria Math" w:hAnsi="Cambria Math"/>
                  <w:color w:val="000000"/>
                </w:rPr>
                <m:t>E</m:t>
              </m:r>
            </m:sub>
          </m:sSub>
          <m:r>
            <w:rPr>
              <w:rFonts w:ascii="Cambria Math" w:hAnsi="Cambria Math"/>
              <w:color w:val="000000"/>
            </w:rPr>
            <m:t>=(</m:t>
          </m:r>
          <m:sSup>
            <m:sSupPr>
              <m:ctrlPr>
                <w:rPr>
                  <w:rFonts w:ascii="Cambria Math" w:eastAsia="Times New Roman" w:hAnsi="Cambria Math" w:cs="Times New Roman"/>
                  <w:i/>
                  <w:color w:val="000000"/>
                </w:rPr>
              </m:ctrlPr>
            </m:sSupPr>
            <m:e>
              <m:f>
                <m:fPr>
                  <m:ctrlPr>
                    <w:rPr>
                      <w:rFonts w:ascii="Cambria Math" w:eastAsia="Times New Roman" w:hAnsi="Cambria Math" w:cs="Times New Roman"/>
                      <w:i/>
                      <w:color w:val="000000"/>
                    </w:rPr>
                  </m:ctrlPr>
                </m:fPr>
                <m:num>
                  <m:r>
                    <w:rPr>
                      <w:rFonts w:ascii="Cambria Math" w:hAnsi="Cambria Math"/>
                      <w:color w:val="000000"/>
                    </w:rPr>
                    <m:t>s</m:t>
                  </m:r>
                </m:num>
                <m:den>
                  <m:acc>
                    <m:accPr>
                      <m:chr m:val="̅"/>
                      <m:ctrlPr>
                        <w:rPr>
                          <w:rFonts w:ascii="Cambria Math" w:eastAsia="Times New Roman" w:hAnsi="Cambria Math" w:cs="Times New Roman"/>
                          <w:i/>
                          <w:color w:val="000000"/>
                        </w:rPr>
                      </m:ctrlPr>
                    </m:accPr>
                    <m:e>
                      <m:r>
                        <w:rPr>
                          <w:rFonts w:ascii="Cambria Math" w:hAnsi="Cambria Math"/>
                          <w:color w:val="000000"/>
                        </w:rPr>
                        <m:t>x</m:t>
                      </m:r>
                    </m:e>
                  </m:acc>
                </m:den>
              </m:f>
              <m:r>
                <w:rPr>
                  <w:rFonts w:ascii="Cambria Math" w:hAnsi="Cambria Math"/>
                  <w:color w:val="000000"/>
                </w:rPr>
                <m:t>)</m:t>
              </m:r>
            </m:e>
            <m:sup>
              <m:r>
                <w:rPr>
                  <w:rFonts w:ascii="Cambria Math" w:hAnsi="Cambria Math"/>
                  <w:color w:val="000000"/>
                </w:rPr>
                <m:t>2</m:t>
              </m:r>
            </m:sup>
          </m:sSup>
          <m:r>
            <w:rPr>
              <w:rFonts w:ascii="Cambria Math" w:hAnsi="Cambria Math"/>
              <w:color w:val="000000"/>
            </w:rPr>
            <m:t>+1</m:t>
          </m:r>
        </m:oMath>
      </m:oMathPara>
    </w:p>
    <w:p w14:paraId="0000001F" w14:textId="5D1F86E6" w:rsidR="00FD1B39" w:rsidRPr="000E2E4A" w:rsidRDefault="000E2E4A" w:rsidP="000E2E4A">
      <w:pPr>
        <w:ind w:firstLine="720"/>
        <w:rPr>
          <w:color w:val="000000"/>
        </w:rPr>
      </w:pPr>
      <w:r>
        <w:rPr>
          <w:color w:val="000000"/>
        </w:rPr>
        <w:t xml:space="preserve">where </w:t>
      </w:r>
      <m:oMath>
        <m:sSub>
          <m:sSubPr>
            <m:ctrlPr>
              <w:rPr>
                <w:rFonts w:ascii="Cambria Math" w:eastAsia="Times New Roman" w:hAnsi="Cambria Math" w:cs="Times New Roman"/>
                <w:i/>
                <w:color w:val="000000"/>
              </w:rPr>
            </m:ctrlPr>
          </m:sSubPr>
          <m:e>
            <m:r>
              <w:rPr>
                <w:rFonts w:ascii="Cambria Math" w:hAnsi="Cambria Math"/>
                <w:color w:val="000000"/>
              </w:rPr>
              <m:t>I</m:t>
            </m:r>
          </m:e>
          <m:sub>
            <m:r>
              <w:rPr>
                <w:rFonts w:ascii="Cambria Math" w:hAnsi="Cambria Math"/>
                <w:color w:val="000000"/>
              </w:rPr>
              <m:t>E</m:t>
            </m:r>
          </m:sub>
        </m:sSub>
      </m:oMath>
      <w:r>
        <w:rPr>
          <w:color w:val="000000"/>
        </w:rPr>
        <w:t xml:space="preserve"> = Eberhardt’s index of dispersion for point-to-organism distances, </w:t>
      </w:r>
      <m:oMath>
        <m:r>
          <w:rPr>
            <w:rFonts w:ascii="Cambria Math" w:hAnsi="Cambria Math"/>
            <w:color w:val="000000"/>
          </w:rPr>
          <m:t>s</m:t>
        </m:r>
      </m:oMath>
      <w:r>
        <w:rPr>
          <w:color w:val="000000"/>
        </w:rPr>
        <w:t xml:space="preserve"> = the observed standard deviation of distances, and </w:t>
      </w:r>
      <m:oMath>
        <m:acc>
          <m:accPr>
            <m:chr m:val="̅"/>
            <m:ctrlPr>
              <w:rPr>
                <w:rFonts w:ascii="Cambria Math" w:eastAsia="Times New Roman" w:hAnsi="Cambria Math" w:cs="Times New Roman"/>
                <w:i/>
                <w:color w:val="000000"/>
              </w:rPr>
            </m:ctrlPr>
          </m:accPr>
          <m:e>
            <m:r>
              <w:rPr>
                <w:rFonts w:ascii="Cambria Math" w:hAnsi="Cambria Math"/>
                <w:color w:val="000000"/>
              </w:rPr>
              <m:t>x</m:t>
            </m:r>
          </m:e>
        </m:acc>
      </m:oMath>
      <w:r>
        <w:rPr>
          <w:color w:val="000000"/>
        </w:rPr>
        <w:t xml:space="preserve"> = the mean of point-to-organism distances.</w:t>
      </w:r>
      <w:r w:rsidRPr="00934247">
        <w:rPr>
          <w:color w:val="000000"/>
        </w:rPr>
        <w:t xml:space="preserve"> </w:t>
      </w:r>
      <w:r>
        <w:t xml:space="preserve">The expected value of </w:t>
      </w:r>
      <m:oMath>
        <m:sSub>
          <m:sSubPr>
            <m:ctrlPr>
              <w:rPr>
                <w:rFonts w:ascii="Cambria Math" w:eastAsia="Times New Roman" w:hAnsi="Cambria Math" w:cs="Times New Roman"/>
                <w:i/>
                <w:color w:val="000000"/>
              </w:rPr>
            </m:ctrlPr>
          </m:sSubPr>
          <m:e>
            <m:r>
              <w:rPr>
                <w:rFonts w:ascii="Cambria Math" w:hAnsi="Cambria Math"/>
                <w:color w:val="000000"/>
              </w:rPr>
              <m:t>I</m:t>
            </m:r>
          </m:e>
          <m:sub>
            <m:r>
              <w:rPr>
                <w:rFonts w:ascii="Cambria Math" w:hAnsi="Cambria Math"/>
                <w:color w:val="000000"/>
              </w:rPr>
              <m:t>E</m:t>
            </m:r>
          </m:sub>
        </m:sSub>
        <m:r>
          <w:rPr>
            <w:rFonts w:ascii="Cambria Math" w:hAnsi="Cambria Math"/>
            <w:color w:val="000000"/>
          </w:rPr>
          <m:t xml:space="preserve"> </m:t>
        </m:r>
      </m:oMath>
      <w:r>
        <w:t>in a random population is 1.27 – values below suggest a regular pattern, values above suggest clumping.</w:t>
      </w:r>
    </w:p>
    <w:p w14:paraId="00000023" w14:textId="77777777" w:rsidR="00FD1B39" w:rsidRPr="00934247" w:rsidRDefault="002525A6" w:rsidP="00B55B97">
      <w:pPr>
        <w:pStyle w:val="Heading3"/>
        <w:rPr>
          <w:rFonts w:cs="Times New Roman"/>
        </w:rPr>
      </w:pPr>
      <w:bookmarkStart w:id="65" w:name="_heading=h.lvbk36hgcrdm" w:colFirst="0" w:colLast="0"/>
      <w:bookmarkEnd w:id="65"/>
      <w:r w:rsidRPr="00934247">
        <w:rPr>
          <w:rFonts w:cs="Times New Roman"/>
        </w:rPr>
        <w:t>Fire behavior modeling</w:t>
      </w:r>
    </w:p>
    <w:p w14:paraId="00000025" w14:textId="00631B5E" w:rsidR="00FD1B39" w:rsidRPr="00934247" w:rsidRDefault="002525A6" w:rsidP="00F427DF">
      <w:pPr>
        <w:ind w:firstLine="720"/>
        <w:rPr>
          <w:rFonts w:cs="Times New Roman"/>
        </w:rPr>
      </w:pPr>
      <w:r w:rsidRPr="00934247">
        <w:rPr>
          <w:rFonts w:cs="Times New Roman"/>
        </w:rPr>
        <w:t xml:space="preserve">To model fire behavior based on estimated fuels structures in reburns, we used the </w:t>
      </w:r>
      <w:r w:rsidR="006C72CD" w:rsidRPr="00934247">
        <w:rPr>
          <w:rFonts w:cs="Times New Roman"/>
        </w:rPr>
        <w:t>Wildland-Urban Interface Fire Dynamics Simulator (WFDS)</w:t>
      </w:r>
      <w:r w:rsidR="00301E5D">
        <w:rPr>
          <w:rFonts w:cs="Times New Roman"/>
        </w:rPr>
        <w:t xml:space="preserve">, </w:t>
      </w:r>
      <w:r w:rsidR="00BB4B56">
        <w:rPr>
          <w:rFonts w:cs="Times New Roman"/>
        </w:rPr>
        <w:t>version 9977</w:t>
      </w:r>
      <w:r w:rsidR="00F82B01">
        <w:rPr>
          <w:rFonts w:cs="Times New Roman"/>
        </w:rPr>
        <w:t>.</w:t>
      </w:r>
      <w:r w:rsidR="006C72CD" w:rsidRPr="00934247">
        <w:rPr>
          <w:rFonts w:cs="Times New Roman"/>
        </w:rPr>
        <w:t xml:space="preserve"> We chose WFDS over other modeling approaches </w:t>
      </w:r>
      <w:r w:rsidR="00C8735D">
        <w:rPr>
          <w:rFonts w:cs="Times New Roman"/>
        </w:rPr>
        <w:t xml:space="preserve">for two reasons. First, it operates </w:t>
      </w:r>
      <w:r w:rsidR="005930D8">
        <w:rPr>
          <w:rFonts w:cs="Times New Roman"/>
        </w:rPr>
        <w:t>off</w:t>
      </w:r>
      <w:r w:rsidR="00C8735D">
        <w:rPr>
          <w:rFonts w:cs="Times New Roman"/>
        </w:rPr>
        <w:t xml:space="preserve"> a first principle, fluid-dynamics</w:t>
      </w:r>
      <w:ins w:id="66" w:author="Rod Linn" w:date="2023-01-29T10:34:00Z">
        <w:r w:rsidR="005814ED">
          <w:rPr>
            <w:rFonts w:cs="Times New Roman"/>
          </w:rPr>
          <w:t>-</w:t>
        </w:r>
      </w:ins>
      <w:del w:id="67" w:author="Rod Linn" w:date="2023-01-29T10:34:00Z">
        <w:r w:rsidR="00C8735D" w:rsidDel="005814ED">
          <w:rPr>
            <w:rFonts w:cs="Times New Roman"/>
          </w:rPr>
          <w:delText xml:space="preserve"> </w:delText>
        </w:r>
      </w:del>
      <w:r w:rsidR="00C8735D">
        <w:rPr>
          <w:rFonts w:cs="Times New Roman"/>
        </w:rPr>
        <w:t xml:space="preserve">based physics framework, meaning it can capture emergent fire behavior associated with </w:t>
      </w:r>
      <w:r w:rsidR="00BB4B56">
        <w:rPr>
          <w:rFonts w:cs="Times New Roman"/>
        </w:rPr>
        <w:t>the interactions between vegetation</w:t>
      </w:r>
      <w:r w:rsidR="00C8735D">
        <w:rPr>
          <w:rFonts w:cs="Times New Roman"/>
        </w:rPr>
        <w:t xml:space="preserve"> structures</w:t>
      </w:r>
      <w:r w:rsidR="00BB4B56">
        <w:rPr>
          <w:rFonts w:cs="Times New Roman"/>
        </w:rPr>
        <w:t xml:space="preserve"> and wind flow and the fire</w:t>
      </w:r>
      <w:r w:rsidR="00C8735D">
        <w:rPr>
          <w:rFonts w:cs="Times New Roman"/>
        </w:rPr>
        <w:t xml:space="preserve">. </w:t>
      </w:r>
      <w:ins w:id="68" w:author="Rod Linn" w:date="2023-01-29T10:35:00Z">
        <w:r w:rsidR="005814ED">
          <w:rPr>
            <w:rFonts w:cs="Times New Roman"/>
          </w:rPr>
          <w:t xml:space="preserve">Second, </w:t>
        </w:r>
      </w:ins>
      <w:r w:rsidR="006C72CD" w:rsidRPr="00934247">
        <w:rPr>
          <w:rFonts w:cs="Times New Roman"/>
        </w:rPr>
        <w:t xml:space="preserve">WFDS was developed </w:t>
      </w:r>
      <w:ins w:id="69" w:author="Rod Linn" w:date="2023-01-29T10:34:00Z">
        <w:r w:rsidR="005814ED">
          <w:rPr>
            <w:rFonts w:cs="Times New Roman"/>
          </w:rPr>
          <w:t xml:space="preserve">with capacity </w:t>
        </w:r>
      </w:ins>
      <w:r w:rsidR="006C72CD" w:rsidRPr="00934247">
        <w:rPr>
          <w:rFonts w:cs="Times New Roman"/>
        </w:rPr>
        <w:t xml:space="preserve">to capture the complex fuel dynamics that occur in borders between </w:t>
      </w:r>
      <w:r w:rsidR="00C8735D">
        <w:rPr>
          <w:rFonts w:cs="Times New Roman"/>
        </w:rPr>
        <w:t>dramatically different cover types</w:t>
      </w:r>
      <w:r w:rsidR="00DF7F52" w:rsidRPr="00934247">
        <w:rPr>
          <w:rFonts w:cs="Times New Roman"/>
        </w:rPr>
        <w:t xml:space="preserve"> </w:t>
      </w:r>
      <w:r w:rsidR="00DF7F52" w:rsidRPr="00934247">
        <w:rPr>
          <w:rFonts w:cs="Times New Roman"/>
        </w:rPr>
        <w:fldChar w:fldCharType="begin" w:fldLock="1"/>
      </w:r>
      <w:r w:rsidR="00265054" w:rsidRPr="00934247">
        <w:rPr>
          <w:rFonts w:cs="Times New Roman"/>
        </w:rPr>
        <w:instrText>ADDIN paperpile_citation &lt;clusterId&gt;J221X278M668Q385&lt;/clusterId&gt;&lt;metadata&gt;&lt;citation&gt;&lt;id&gt;87ace15d-b6e2-47a3-931d-1950ba08d00f&lt;/id&gt;&lt;/citation&gt;&lt;citation&gt;&lt;id&gt;0daf904b-daaa-4fec-8249-2e67257f6cea&lt;/id&gt;&lt;/citation&gt;&lt;citation&gt;&lt;id&gt;afacc5cc-4b3f-43ef-b3c1-a2c26915dddd&lt;/id&gt;&lt;/citation&gt;&lt;/metadata&gt;&lt;data&gt;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&lt;/data&gt; \* MERGEFORMAT</w:instrText>
      </w:r>
      <w:r w:rsidR="00DF7F52" w:rsidRPr="00934247">
        <w:rPr>
          <w:rFonts w:cs="Times New Roman"/>
        </w:rPr>
        <w:fldChar w:fldCharType="separate"/>
      </w:r>
      <w:r w:rsidR="00265054" w:rsidRPr="00934247">
        <w:rPr>
          <w:rFonts w:cs="Times New Roman"/>
          <w:noProof/>
        </w:rPr>
        <w:t>(Hoffman et al. 2018; Mell</w:t>
      </w:r>
      <w:r w:rsidR="00BB6972">
        <w:rPr>
          <w:rFonts w:cs="Times New Roman"/>
          <w:noProof/>
        </w:rPr>
        <w:t xml:space="preserve"> et al.</w:t>
      </w:r>
      <w:r w:rsidR="00265054" w:rsidRPr="00934247">
        <w:rPr>
          <w:rFonts w:cs="Times New Roman"/>
          <w:noProof/>
        </w:rPr>
        <w:t xml:space="preserve"> 2010; Castle</w:t>
      </w:r>
      <w:r w:rsidR="00BB6972">
        <w:rPr>
          <w:rFonts w:cs="Times New Roman"/>
          <w:noProof/>
        </w:rPr>
        <w:t xml:space="preserve"> et al. </w:t>
      </w:r>
      <w:r w:rsidR="00265054" w:rsidRPr="00934247">
        <w:rPr>
          <w:rFonts w:cs="Times New Roman"/>
          <w:noProof/>
        </w:rPr>
        <w:t>2013)</w:t>
      </w:r>
      <w:r w:rsidR="00DF7F52" w:rsidRPr="00934247">
        <w:rPr>
          <w:rFonts w:cs="Times New Roman"/>
        </w:rPr>
        <w:fldChar w:fldCharType="end"/>
      </w:r>
      <w:r w:rsidR="00007890">
        <w:rPr>
          <w:rFonts w:cs="Times New Roman"/>
        </w:rPr>
        <w:t xml:space="preserve">, </w:t>
      </w:r>
      <w:r w:rsidR="00007890">
        <w:rPr>
          <w:rFonts w:cs="Times New Roman"/>
        </w:rPr>
        <w:lastRenderedPageBreak/>
        <w:t xml:space="preserve">such as those occurring between </w:t>
      </w:r>
      <w:r w:rsidR="00C8735D" w:rsidRPr="00934247">
        <w:rPr>
          <w:rFonts w:cs="Times New Roman"/>
          <w:color w:val="000000"/>
        </w:rPr>
        <w:t xml:space="preserve">mature black spruce forests </w:t>
      </w:r>
      <w:r w:rsidR="00007890">
        <w:rPr>
          <w:rFonts w:cs="Times New Roman"/>
          <w:color w:val="000000"/>
        </w:rPr>
        <w:t xml:space="preserve">and regenerating deciduous stands </w:t>
      </w:r>
      <w:r w:rsidR="00C8735D" w:rsidRPr="00934247">
        <w:rPr>
          <w:rFonts w:cs="Times New Roman"/>
          <w:color w:val="000000"/>
        </w:rPr>
        <w:fldChar w:fldCharType="begin" w:fldLock="1"/>
      </w:r>
      <w:r w:rsidR="00C8735D" w:rsidRPr="00934247">
        <w:rPr>
          <w:rFonts w:cs="Times New Roman"/>
          <w:color w:val="000000"/>
        </w:rPr>
        <w:instrText>ADDIN paperpile_citation &lt;clusterId&gt;M995A353W643T436&lt;/clusterId&gt;&lt;metadata&gt;&lt;citation&gt;&lt;id&gt;e8a12e01-519b-4257-b237-49597ebde4ad&lt;/id&gt;&lt;/citation&gt;&lt;citation&gt;&lt;id&gt;8992dd22-e927-0b73-aa3c-070c1fe389bb&lt;/id&gt;&lt;/citation&gt;&lt;/metadata&gt;&lt;data&gt;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&lt;/data&gt; \* MERGEFORMAT</w:instrText>
      </w:r>
      <w:r w:rsidR="00C8735D" w:rsidRPr="00934247">
        <w:rPr>
          <w:rFonts w:cs="Times New Roman"/>
          <w:color w:val="000000"/>
        </w:rPr>
        <w:fldChar w:fldCharType="separate"/>
      </w:r>
      <w:r w:rsidR="00C8735D" w:rsidRPr="00934247">
        <w:rPr>
          <w:rFonts w:cs="Times New Roman"/>
          <w:noProof/>
          <w:color w:val="000000"/>
        </w:rPr>
        <w:t>(Boby et al. 2010; Cahoon</w:t>
      </w:r>
      <w:r w:rsidR="00BB6972">
        <w:rPr>
          <w:rFonts w:cs="Times New Roman"/>
          <w:noProof/>
          <w:color w:val="000000"/>
        </w:rPr>
        <w:t xml:space="preserve"> et al. </w:t>
      </w:r>
      <w:r w:rsidR="00C8735D" w:rsidRPr="00934247">
        <w:rPr>
          <w:rFonts w:cs="Times New Roman"/>
          <w:noProof/>
          <w:color w:val="000000"/>
        </w:rPr>
        <w:t>2022)</w:t>
      </w:r>
      <w:r w:rsidR="00C8735D" w:rsidRPr="00934247">
        <w:rPr>
          <w:rFonts w:cs="Times New Roman"/>
          <w:color w:val="000000"/>
        </w:rPr>
        <w:fldChar w:fldCharType="end"/>
      </w:r>
      <w:r w:rsidR="00007890">
        <w:rPr>
          <w:rFonts w:cs="Times New Roman"/>
          <w:color w:val="000000"/>
        </w:rPr>
        <w:t>.</w:t>
      </w:r>
    </w:p>
    <w:p w14:paraId="11635830" w14:textId="72C29883" w:rsidR="00D51CB7" w:rsidRDefault="001E2453" w:rsidP="001E2453">
      <w:pPr>
        <w:suppressLineNumbers/>
        <w:spacing w:line="240" w:lineRule="auto"/>
      </w:pPr>
      <w:r>
        <w:rPr>
          <w:noProof/>
        </w:rPr>
        <w:drawing>
          <wp:inline distT="0" distB="0" distL="0" distR="0" wp14:anchorId="2E61D779" wp14:editId="36119E62">
            <wp:extent cx="5943600" cy="311795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2">
                      <a:extLst>
                        <a:ext uri="{28A0092B-C50C-407E-A947-70E740481C1C}">
                          <a14:useLocalDpi xmlns:a14="http://schemas.microsoft.com/office/drawing/2010/main" val="0"/>
                        </a:ext>
                      </a:extLst>
                    </a:blip>
                    <a:srcRect b="6739"/>
                    <a:stretch/>
                  </pic:blipFill>
                  <pic:spPr bwMode="auto">
                    <a:xfrm>
                      <a:off x="0" y="0"/>
                      <a:ext cx="5943600" cy="3117954"/>
                    </a:xfrm>
                    <a:prstGeom prst="rect">
                      <a:avLst/>
                    </a:prstGeom>
                    <a:ln>
                      <a:noFill/>
                    </a:ln>
                    <a:extLst>
                      <a:ext uri="{53640926-AAD7-44D8-BBD7-CCE9431645EC}">
                        <a14:shadowObscured xmlns:a14="http://schemas.microsoft.com/office/drawing/2010/main"/>
                      </a:ext>
                    </a:extLst>
                  </pic:spPr>
                </pic:pic>
              </a:graphicData>
            </a:graphic>
          </wp:inline>
        </w:drawing>
      </w:r>
    </w:p>
    <w:p w14:paraId="66645809" w14:textId="02922B74" w:rsidR="009424C9" w:rsidRDefault="00D51CB7" w:rsidP="009424C9">
      <w:pPr>
        <w:spacing w:line="240" w:lineRule="auto"/>
        <w:rPr>
          <w:color w:val="FF0000"/>
        </w:rPr>
      </w:pPr>
      <w:r w:rsidRPr="009424C9">
        <w:rPr>
          <w:b/>
          <w:bCs/>
        </w:rPr>
        <w:t>Figure 1</w:t>
      </w:r>
      <w:r>
        <w:t xml:space="preserve">. Modeling Scenarios. </w:t>
      </w:r>
      <w:r w:rsidR="009424C9">
        <w:t>Simulated landscapes were built using observed forest composition and structure characteristics from once-burned and thrice-burned plots, using mean values and 90</w:t>
      </w:r>
      <w:r w:rsidR="009424C9" w:rsidRPr="009424C9">
        <w:rPr>
          <w:vertAlign w:val="superscript"/>
        </w:rPr>
        <w:t>th</w:t>
      </w:r>
      <w:r w:rsidR="009424C9">
        <w:t xml:space="preserve"> quartile values to represent an average fuel load and an extreme fuel load. </w:t>
      </w:r>
    </w:p>
    <w:p w14:paraId="3C99B823" w14:textId="77777777" w:rsidR="004C6443" w:rsidRDefault="004C6443" w:rsidP="009424C9">
      <w:pPr>
        <w:spacing w:line="240" w:lineRule="auto"/>
      </w:pPr>
    </w:p>
    <w:p w14:paraId="3B283325" w14:textId="2A7E2A22" w:rsidR="009424C9" w:rsidRPr="009424C9" w:rsidRDefault="004C6443" w:rsidP="004C6443">
      <w:pPr>
        <w:ind w:firstLine="360"/>
      </w:pPr>
      <w:r>
        <w:t xml:space="preserve">Our simulation-based experimental design was fully factorial. This included (1) fuel setups with once- and thrice-burned fuels in the latter half of the fire simulations' domains (with unburned fuels in the front half). (2) Moderate or extreme fire weather. Moderate fire weathers had surface fuel moistures of 10%, open (10-m AGL) wind speeds of  4 m/s, and conifer/hardwood foliar moisture contents of 97%/109% respectively. Extreme fire weathers had surface fuel moistures of </w:t>
      </w:r>
      <w:commentRangeStart w:id="70"/>
      <w:r>
        <w:t xml:space="preserve">10%, </w:t>
      </w:r>
      <w:commentRangeEnd w:id="70"/>
      <w:r w:rsidR="005814ED">
        <w:rPr>
          <w:rStyle w:val="CommentReference"/>
        </w:rPr>
        <w:commentReference w:id="70"/>
      </w:r>
      <w:r>
        <w:t xml:space="preserve">open (10-m AGL) wind speeds of 8 m/s, and conifer/hardwood foliar moisture contents of 77%/89%. </w:t>
      </w:r>
    </w:p>
    <w:p w14:paraId="235BD337" w14:textId="23CAE75B" w:rsidR="004C6443" w:rsidRDefault="002525A6" w:rsidP="004C6443">
      <w:pPr>
        <w:pBdr>
          <w:top w:val="nil"/>
          <w:left w:val="nil"/>
          <w:bottom w:val="nil"/>
          <w:right w:val="nil"/>
          <w:between w:val="nil"/>
        </w:pBdr>
        <w:ind w:firstLine="360"/>
        <w:rPr>
          <w:rFonts w:cs="Times New Roman"/>
          <w:color w:val="000000"/>
        </w:rPr>
      </w:pPr>
      <w:r w:rsidRPr="00934247">
        <w:rPr>
          <w:rFonts w:cs="Times New Roman"/>
        </w:rPr>
        <w:t xml:space="preserve">We </w:t>
      </w:r>
      <w:r w:rsidR="00C8735D">
        <w:rPr>
          <w:rFonts w:cs="Times New Roman"/>
        </w:rPr>
        <w:t>generated random</w:t>
      </w:r>
      <w:r w:rsidRPr="00934247">
        <w:rPr>
          <w:rFonts w:cs="Times New Roman"/>
        </w:rPr>
        <w:t xml:space="preserve"> landscapes based on </w:t>
      </w:r>
      <w:r w:rsidR="00C8735D">
        <w:rPr>
          <w:rFonts w:cs="Times New Roman"/>
        </w:rPr>
        <w:t xml:space="preserve">observed densities, surface fuels, and spatial dispersions </w:t>
      </w:r>
      <w:r w:rsidR="005930D8">
        <w:rPr>
          <w:rFonts w:cs="Times New Roman"/>
        </w:rPr>
        <w:t xml:space="preserve">of trees </w:t>
      </w:r>
      <w:r w:rsidR="00C8735D">
        <w:rPr>
          <w:rFonts w:cs="Times New Roman"/>
        </w:rPr>
        <w:t>for once- and thrice-burned stands</w:t>
      </w:r>
      <w:r w:rsidRPr="00934247">
        <w:rPr>
          <w:rFonts w:cs="Times New Roman"/>
        </w:rPr>
        <w:t xml:space="preserve">. </w:t>
      </w:r>
      <w:r w:rsidR="005930D8">
        <w:rPr>
          <w:rFonts w:cs="Times New Roman"/>
        </w:rPr>
        <w:t xml:space="preserve">To produce </w:t>
      </w:r>
      <w:r w:rsidR="009424C9">
        <w:rPr>
          <w:rFonts w:cs="Times New Roman"/>
        </w:rPr>
        <w:t>a</w:t>
      </w:r>
      <w:r w:rsidR="005930D8">
        <w:rPr>
          <w:rFonts w:cs="Times New Roman"/>
        </w:rPr>
        <w:t xml:space="preserve"> </w:t>
      </w:r>
      <w:r w:rsidR="009424C9">
        <w:rPr>
          <w:rFonts w:cs="Times New Roman"/>
        </w:rPr>
        <w:t xml:space="preserve">representation of </w:t>
      </w:r>
      <w:r w:rsidR="005930D8">
        <w:rPr>
          <w:rFonts w:cs="Times New Roman"/>
        </w:rPr>
        <w:t xml:space="preserve">average </w:t>
      </w:r>
      <w:r w:rsidR="009424C9">
        <w:rPr>
          <w:rFonts w:cs="Times New Roman"/>
        </w:rPr>
        <w:t>fuel</w:t>
      </w:r>
      <w:r w:rsidR="005930D8">
        <w:rPr>
          <w:rFonts w:cs="Times New Roman"/>
        </w:rPr>
        <w:t xml:space="preserve"> characteristics</w:t>
      </w:r>
      <w:r w:rsidR="009424C9">
        <w:rPr>
          <w:rFonts w:cs="Times New Roman"/>
        </w:rPr>
        <w:t>, w</w:t>
      </w:r>
      <w:r w:rsidR="00F427DF" w:rsidRPr="00934247">
        <w:rPr>
          <w:rFonts w:cs="Times New Roman"/>
        </w:rPr>
        <w:t xml:space="preserve">e distributed the mean density of trees across each simulated landscape, </w:t>
      </w:r>
      <w:r w:rsidR="00F427DF" w:rsidRPr="00934247">
        <w:rPr>
          <w:rFonts w:cs="Times New Roman"/>
        </w:rPr>
        <w:lastRenderedPageBreak/>
        <w:t>and pulled from our distributions of composition, height and DBH to assign each tree a species</w:t>
      </w:r>
      <w:r w:rsidR="005930D8">
        <w:rPr>
          <w:rFonts w:cs="Times New Roman"/>
        </w:rPr>
        <w:t>, live/dead status, height,</w:t>
      </w:r>
      <w:r w:rsidR="00F427DF" w:rsidRPr="00934247">
        <w:rPr>
          <w:rFonts w:cs="Times New Roman"/>
        </w:rPr>
        <w:t xml:space="preserve"> and volume. </w:t>
      </w:r>
      <w:r w:rsidR="005930D8">
        <w:rPr>
          <w:rFonts w:cs="Times New Roman"/>
        </w:rPr>
        <w:t>To produce an</w:t>
      </w:r>
      <w:r w:rsidR="009424C9">
        <w:rPr>
          <w:rFonts w:cs="Times New Roman"/>
        </w:rPr>
        <w:t xml:space="preserve"> extreme representation of fuel, we distributed the 90</w:t>
      </w:r>
      <w:r w:rsidR="009424C9" w:rsidRPr="009424C9">
        <w:rPr>
          <w:rFonts w:cs="Times New Roman"/>
          <w:vertAlign w:val="superscript"/>
        </w:rPr>
        <w:t>th</w:t>
      </w:r>
      <w:r w:rsidR="009424C9">
        <w:rPr>
          <w:rFonts w:cs="Times New Roman"/>
        </w:rPr>
        <w:t xml:space="preserve"> quartile density of trees across the same 800 by 300 m landscape pulled from the same distributions of composition, height and DBH to assign tree characteristics </w:t>
      </w:r>
      <w:r w:rsidR="009424C9" w:rsidRPr="00934247">
        <w:rPr>
          <w:rFonts w:cs="Times New Roman"/>
        </w:rPr>
        <w:t>(code available online)</w:t>
      </w:r>
      <w:r w:rsidR="009424C9">
        <w:rPr>
          <w:rFonts w:cs="Times New Roman"/>
        </w:rPr>
        <w:t>.</w:t>
      </w:r>
      <w:r w:rsidR="0092718D">
        <w:rPr>
          <w:rFonts w:cs="Times New Roman"/>
        </w:rPr>
        <w:t xml:space="preserve"> In all scenarios, conifers are represented as cones and </w:t>
      </w:r>
      <w:r w:rsidR="004C6443">
        <w:rPr>
          <w:rFonts w:cs="Times New Roman"/>
        </w:rPr>
        <w:t xml:space="preserve">deciduous </w:t>
      </w:r>
      <w:r w:rsidR="0092718D">
        <w:rPr>
          <w:rFonts w:cs="Times New Roman"/>
        </w:rPr>
        <w:t xml:space="preserve">species are represented as cylinders. </w:t>
      </w:r>
      <w:r w:rsidR="00560310">
        <w:rPr>
          <w:rFonts w:cs="Times New Roman"/>
        </w:rPr>
        <w:t xml:space="preserve">We used metrics of fuel moisture from the National Fuel Moisture Database (CITE), </w:t>
      </w:r>
      <w:r w:rsidR="00301E5D">
        <w:t xml:space="preserve">using the average (across 2011 - 2020) monthly August minimum of foliar moisture content. </w:t>
      </w:r>
      <w:r w:rsidR="0092718D">
        <w:rPr>
          <w:rFonts w:cs="Times New Roman"/>
        </w:rPr>
        <w:t>To capture the transition of fire from unburned to reburned stands, w</w:t>
      </w:r>
      <w:r w:rsidR="0092718D" w:rsidRPr="00934247">
        <w:rPr>
          <w:rFonts w:cs="Times New Roman"/>
          <w:color w:val="000000"/>
        </w:rPr>
        <w:t>e started each modeled fire ignition in a simulated black spruce stand</w:t>
      </w:r>
      <w:r w:rsidR="005930D8">
        <w:rPr>
          <w:rFonts w:cs="Times New Roman"/>
          <w:color w:val="000000"/>
        </w:rPr>
        <w:t xml:space="preserve"> </w:t>
      </w:r>
      <w:del w:id="71" w:author="Rod Linn" w:date="2023-01-29T10:40:00Z">
        <w:r w:rsidR="005930D8" w:rsidDel="009F1424">
          <w:rPr>
            <w:rFonts w:cs="Times New Roman"/>
            <w:color w:val="000000"/>
          </w:rPr>
          <w:delText>which</w:delText>
        </w:r>
        <w:r w:rsidR="00210F6D" w:rsidDel="009F1424">
          <w:rPr>
            <w:rFonts w:cs="Times New Roman"/>
            <w:color w:val="000000"/>
          </w:rPr>
          <w:delText>,</w:delText>
        </w:r>
        <w:r w:rsidR="005930D8" w:rsidDel="009F1424">
          <w:rPr>
            <w:rFonts w:cs="Times New Roman"/>
            <w:color w:val="000000"/>
          </w:rPr>
          <w:delText xml:space="preserve"> similar to burned landscapes</w:delText>
        </w:r>
        <w:r w:rsidR="00210F6D" w:rsidDel="009F1424">
          <w:rPr>
            <w:rFonts w:cs="Times New Roman"/>
            <w:color w:val="000000"/>
          </w:rPr>
          <w:delText>,</w:delText>
        </w:r>
      </w:del>
      <w:ins w:id="72" w:author="Rod Linn" w:date="2023-01-29T10:40:00Z">
        <w:r w:rsidR="009F1424">
          <w:rPr>
            <w:rFonts w:cs="Times New Roman"/>
            <w:color w:val="000000"/>
          </w:rPr>
          <w:t>that</w:t>
        </w:r>
      </w:ins>
      <w:r w:rsidR="005930D8">
        <w:rPr>
          <w:rFonts w:cs="Times New Roman"/>
          <w:color w:val="000000"/>
        </w:rPr>
        <w:t xml:space="preserve"> were</w:t>
      </w:r>
      <w:r w:rsidR="0092718D">
        <w:rPr>
          <w:rFonts w:cs="Times New Roman"/>
          <w:color w:val="000000"/>
        </w:rPr>
        <w:t xml:space="preserve"> based on</w:t>
      </w:r>
      <w:r w:rsidR="0092718D" w:rsidRPr="00934247">
        <w:rPr>
          <w:rFonts w:cs="Times New Roman"/>
          <w:color w:val="000000"/>
        </w:rPr>
        <w:t xml:space="preserve"> measurements of forest structure and composition in our unburned reference plots</w:t>
      </w:r>
      <w:r w:rsidR="0092718D">
        <w:rPr>
          <w:rFonts w:cs="Times New Roman"/>
          <w:color w:val="000000"/>
        </w:rPr>
        <w:t xml:space="preserve"> (Fig. 2).</w:t>
      </w:r>
      <w:r w:rsidR="004C6443">
        <w:rPr>
          <w:rFonts w:cs="Times New Roman"/>
          <w:color w:val="000000"/>
        </w:rPr>
        <w:t xml:space="preserve"> </w:t>
      </w:r>
    </w:p>
    <w:p w14:paraId="00000029" w14:textId="43D67EC5" w:rsidR="00FD1B39" w:rsidRPr="001E2453" w:rsidRDefault="004C6443" w:rsidP="004C6443">
      <w:pPr>
        <w:pBdr>
          <w:top w:val="nil"/>
          <w:left w:val="nil"/>
          <w:bottom w:val="nil"/>
          <w:right w:val="nil"/>
          <w:between w:val="nil"/>
        </w:pBdr>
        <w:ind w:firstLine="360"/>
        <w:rPr>
          <w:rFonts w:cs="Times New Roman"/>
          <w:color w:val="000000"/>
        </w:rPr>
      </w:pPr>
      <w:r w:rsidRPr="004C6443">
        <w:rPr>
          <w:rFonts w:cs="Times New Roman"/>
          <w:color w:val="000000"/>
        </w:rPr>
        <w:t xml:space="preserve">Simulation domains spanned </w:t>
      </w:r>
      <w:commentRangeStart w:id="73"/>
      <w:r w:rsidRPr="004C6443">
        <w:rPr>
          <w:rFonts w:cs="Times New Roman"/>
          <w:color w:val="000000"/>
        </w:rPr>
        <w:t xml:space="preserve">560 m </w:t>
      </w:r>
      <w:commentRangeEnd w:id="73"/>
      <w:r w:rsidR="009F1424">
        <w:rPr>
          <w:rStyle w:val="CommentReference"/>
        </w:rPr>
        <w:commentReference w:id="73"/>
      </w:r>
      <w:r w:rsidRPr="004C6443">
        <w:rPr>
          <w:rFonts w:cs="Times New Roman"/>
          <w:color w:val="000000"/>
        </w:rPr>
        <w:t>in the streamwise direction, 70 m in the spanwise direction and were 95 m tall. The once-or thrice burned fuels began</w:t>
      </w:r>
      <w:ins w:id="74" w:author="Rod Linn" w:date="2023-01-29T10:42:00Z">
        <w:r w:rsidR="009F1424">
          <w:rPr>
            <w:rFonts w:cs="Times New Roman"/>
            <w:color w:val="000000"/>
          </w:rPr>
          <w:t xml:space="preserve"> </w:t>
        </w:r>
      </w:ins>
      <w:ins w:id="75" w:author="Rod Linn" w:date="2023-01-29T10:45:00Z">
        <w:r w:rsidR="009F1424">
          <w:rPr>
            <w:rFonts w:cs="Times New Roman"/>
            <w:color w:val="000000"/>
          </w:rPr>
          <w:t>360</w:t>
        </w:r>
      </w:ins>
      <w:ins w:id="76" w:author="Rod Linn" w:date="2023-01-29T10:42:00Z">
        <w:r w:rsidR="009F1424">
          <w:rPr>
            <w:rFonts w:cs="Times New Roman"/>
            <w:color w:val="000000"/>
          </w:rPr>
          <w:t xml:space="preserve"> m from the inlet of the domain</w:t>
        </w:r>
      </w:ins>
      <w:r w:rsidRPr="004C6443">
        <w:rPr>
          <w:rFonts w:cs="Times New Roman"/>
          <w:color w:val="000000"/>
        </w:rPr>
        <w:t xml:space="preserve"> at </w:t>
      </w:r>
      <w:ins w:id="77" w:author="Rod Linn" w:date="2023-01-29T10:42:00Z">
        <w:r w:rsidR="009F1424">
          <w:rPr>
            <w:rFonts w:cs="Times New Roman"/>
            <w:color w:val="000000"/>
          </w:rPr>
          <w:t xml:space="preserve">a location labelled </w:t>
        </w:r>
      </w:ins>
      <w:r w:rsidRPr="004C6443">
        <w:rPr>
          <w:rFonts w:cs="Times New Roman"/>
          <w:color w:val="000000"/>
        </w:rPr>
        <w:t xml:space="preserve">x = 0 and extended to </w:t>
      </w:r>
      <w:ins w:id="78" w:author="Rod Linn" w:date="2023-01-29T10:42:00Z">
        <w:r w:rsidR="009F1424">
          <w:rPr>
            <w:rFonts w:cs="Times New Roman"/>
            <w:color w:val="000000"/>
          </w:rPr>
          <w:t xml:space="preserve">the outlet of </w:t>
        </w:r>
      </w:ins>
      <w:ins w:id="79" w:author="Rod Linn" w:date="2023-01-29T10:43:00Z">
        <w:r w:rsidR="009F1424">
          <w:rPr>
            <w:rFonts w:cs="Times New Roman"/>
            <w:color w:val="000000"/>
          </w:rPr>
          <w:t>the domain 2</w:t>
        </w:r>
      </w:ins>
      <w:ins w:id="80" w:author="Rod Linn" w:date="2023-01-29T10:46:00Z">
        <w:r w:rsidR="009F1424">
          <w:rPr>
            <w:rFonts w:cs="Times New Roman"/>
            <w:color w:val="000000"/>
          </w:rPr>
          <w:t xml:space="preserve">00 m down wind of the transition, </w:t>
        </w:r>
      </w:ins>
      <w:r w:rsidRPr="004C6443">
        <w:rPr>
          <w:rFonts w:cs="Times New Roman"/>
          <w:color w:val="000000"/>
        </w:rPr>
        <w:t>x = 200 m. The upwind unburned forest fuels spanned from x = -360 to x = 0 m. Inlets (x = -360 m) had wind entering, following a typical wind profile power law function (u(z) = u(r) x (z/z(r))^(1/7) ) where u(r) was either 4 m/s or 8 m/s depending on our specific simulation case and z(r) was 10 m. Wind exited at x = 200 m.</w:t>
      </w:r>
    </w:p>
    <w:p w14:paraId="3AE91486" w14:textId="2F3F92C2" w:rsidR="0092718D" w:rsidRDefault="001C0B11" w:rsidP="001C0B11">
      <w:pPr>
        <w:suppressLineNumbers/>
        <w:spacing w:line="240" w:lineRule="auto"/>
        <w:rPr>
          <w:rFonts w:cs="Times New Roman"/>
        </w:rPr>
      </w:pPr>
      <w:r>
        <w:rPr>
          <w:rFonts w:cs="Times New Roman"/>
          <w:noProof/>
        </w:rPr>
        <w:drawing>
          <wp:inline distT="0" distB="0" distL="0" distR="0" wp14:anchorId="34EDE409" wp14:editId="5CD0C5D9">
            <wp:extent cx="5299023" cy="1386069"/>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rotWithShape="1">
                    <a:blip r:embed="rId13">
                      <a:extLst>
                        <a:ext uri="{28A0092B-C50C-407E-A947-70E740481C1C}">
                          <a14:useLocalDpi xmlns:a14="http://schemas.microsoft.com/office/drawing/2010/main" val="0"/>
                        </a:ext>
                      </a:extLst>
                    </a:blip>
                    <a:srcRect l="4793" r="6018" b="14301"/>
                    <a:stretch/>
                  </pic:blipFill>
                  <pic:spPr bwMode="auto">
                    <a:xfrm>
                      <a:off x="0" y="0"/>
                      <a:ext cx="5301016" cy="1386590"/>
                    </a:xfrm>
                    <a:prstGeom prst="rect">
                      <a:avLst/>
                    </a:prstGeom>
                    <a:ln>
                      <a:noFill/>
                    </a:ln>
                    <a:extLst>
                      <a:ext uri="{53640926-AAD7-44D8-BBD7-CCE9431645EC}">
                        <a14:shadowObscured xmlns:a14="http://schemas.microsoft.com/office/drawing/2010/main"/>
                      </a:ext>
                    </a:extLst>
                  </pic:spPr>
                </pic:pic>
              </a:graphicData>
            </a:graphic>
          </wp:inline>
        </w:drawing>
      </w:r>
    </w:p>
    <w:p w14:paraId="36199F89" w14:textId="718D9CD1" w:rsidR="001C0B11" w:rsidRDefault="0092718D" w:rsidP="00210F6D">
      <w:pPr>
        <w:spacing w:line="240" w:lineRule="auto"/>
      </w:pPr>
      <w:r>
        <w:rPr>
          <w:rFonts w:cs="Times New Roman"/>
          <w:b/>
          <w:bCs/>
        </w:rPr>
        <w:t xml:space="preserve">Figure 2. </w:t>
      </w:r>
      <w:r>
        <w:rPr>
          <w:rFonts w:cs="Times New Roman"/>
        </w:rPr>
        <w:t>An example of a simulated WFDS landscape.</w:t>
      </w:r>
      <w:r w:rsidR="001C0B11">
        <w:rPr>
          <w:rFonts w:cs="Times New Roman"/>
        </w:rPr>
        <w:t xml:space="preserve"> X = 0 represents the transition zone between unburned and burned landscapes. </w:t>
      </w:r>
      <w:r w:rsidR="004C6443">
        <w:rPr>
          <w:rFonts w:cs="Times New Roman"/>
        </w:rPr>
        <w:t xml:space="preserve">The </w:t>
      </w:r>
      <w:r w:rsidR="005930D8">
        <w:rPr>
          <w:rFonts w:cs="Times New Roman"/>
        </w:rPr>
        <w:t>Z-axis represents the height of the modeling domain, determined by the 90</w:t>
      </w:r>
      <w:r w:rsidR="005930D8" w:rsidRPr="005930D8">
        <w:rPr>
          <w:rFonts w:cs="Times New Roman"/>
          <w:vertAlign w:val="superscript"/>
        </w:rPr>
        <w:t>th</w:t>
      </w:r>
      <w:r w:rsidR="005930D8">
        <w:rPr>
          <w:rFonts w:cs="Times New Roman"/>
        </w:rPr>
        <w:t xml:space="preserve"> quartile of heights observed in the field. </w:t>
      </w:r>
      <w:r w:rsidR="004C6443">
        <w:rPr>
          <w:rFonts w:cs="Times New Roman"/>
        </w:rPr>
        <w:t xml:space="preserve">The </w:t>
      </w:r>
      <w:r w:rsidR="005930D8">
        <w:rPr>
          <w:rFonts w:cs="Times New Roman"/>
        </w:rPr>
        <w:t xml:space="preserve">Y-axis represents </w:t>
      </w:r>
      <w:r w:rsidR="005930D8">
        <w:rPr>
          <w:rFonts w:cs="Times New Roman"/>
        </w:rPr>
        <w:lastRenderedPageBreak/>
        <w:t>the width of the modeling domain and differed according to model scenario – high fuel scenarios produced to</w:t>
      </w:r>
      <w:r w:rsidR="00210F6D">
        <w:rPr>
          <w:rFonts w:cs="Times New Roman"/>
        </w:rPr>
        <w:t>o</w:t>
      </w:r>
      <w:r w:rsidR="005930D8">
        <w:rPr>
          <w:rFonts w:cs="Times New Roman"/>
        </w:rPr>
        <w:t xml:space="preserve"> </w:t>
      </w:r>
      <w:r w:rsidR="007E5615">
        <w:rPr>
          <w:rFonts w:cs="Times New Roman"/>
        </w:rPr>
        <w:t>many</w:t>
      </w:r>
      <w:r w:rsidR="005930D8">
        <w:rPr>
          <w:rFonts w:cs="Times New Roman"/>
        </w:rPr>
        <w:t xml:space="preserve"> trees to be tracked across the same space. </w:t>
      </w:r>
      <w:r w:rsidR="00210F6D">
        <w:t>Cones represent deciduous species, cylinders represent conifers.</w:t>
      </w:r>
    </w:p>
    <w:p w14:paraId="67A750ED" w14:textId="77777777" w:rsidR="007E5615" w:rsidRPr="0092718D" w:rsidRDefault="007E5615" w:rsidP="00210F6D">
      <w:pPr>
        <w:spacing w:line="240" w:lineRule="auto"/>
        <w:rPr>
          <w:rFonts w:cs="Times New Roman"/>
        </w:rPr>
      </w:pPr>
    </w:p>
    <w:p w14:paraId="4C002127" w14:textId="2E33C74E" w:rsidR="009424C9" w:rsidRPr="00934247" w:rsidRDefault="009424C9" w:rsidP="00F427DF">
      <w:pPr>
        <w:ind w:firstLine="360"/>
        <w:rPr>
          <w:rFonts w:cs="Times New Roman"/>
        </w:rPr>
      </w:pPr>
      <w:r>
        <w:rPr>
          <w:rFonts w:cs="Times New Roman"/>
        </w:rPr>
        <w:t xml:space="preserve">We represented understory fuel loads using the combined mean values of understory vegetation weight and seedling weight per square meter. </w:t>
      </w:r>
      <w:r w:rsidR="005930D8">
        <w:rPr>
          <w:rFonts w:cs="Times New Roman"/>
        </w:rPr>
        <w:t xml:space="preserve">Based on observations of percent cover, we distributed </w:t>
      </w:r>
      <w:r w:rsidR="004C6443">
        <w:rPr>
          <w:rFonts w:cs="Times New Roman"/>
        </w:rPr>
        <w:t>two</w:t>
      </w:r>
      <w:r w:rsidR="00560310">
        <w:rPr>
          <w:rFonts w:cs="Times New Roman"/>
        </w:rPr>
        <w:t xml:space="preserve"> forms of surface fuels across each landscape: 1) a representative litter layer that included litter, lichen, fine fuels, and other organic materials, and 2) a litter, herb and shrub layer that included woody surface fuels. </w:t>
      </w:r>
    </w:p>
    <w:p w14:paraId="468F0B97" w14:textId="67313603" w:rsidR="000E2E4A" w:rsidRDefault="000E2E4A" w:rsidP="000E2E4A">
      <w:pPr>
        <w:ind w:firstLine="720"/>
      </w:pPr>
      <w:bookmarkStart w:id="81" w:name="_heading=h.1ky2guarpywx" w:colFirst="0" w:colLast="0"/>
      <w:bookmarkStart w:id="82" w:name="_heading=h.6alijpchz6fi" w:colFirst="0" w:colLast="0"/>
      <w:bookmarkEnd w:id="81"/>
      <w:bookmarkEnd w:id="82"/>
      <w:r>
        <w:t xml:space="preserve">To explore how characteristics of potential fire behavior differed across fuel / weather / burn scenarios, we tracked </w:t>
      </w:r>
      <w:commentRangeStart w:id="83"/>
      <w:commentRangeStart w:id="84"/>
      <w:commentRangeStart w:id="85"/>
      <w:r>
        <w:t xml:space="preserve">wind speed </w:t>
      </w:r>
      <w:commentRangeEnd w:id="83"/>
      <w:r w:rsidR="00A47DC3">
        <w:rPr>
          <w:rStyle w:val="CommentReference"/>
        </w:rPr>
        <w:commentReference w:id="83"/>
      </w:r>
      <w:commentRangeEnd w:id="84"/>
      <w:r w:rsidR="00A47DC3">
        <w:rPr>
          <w:rStyle w:val="CommentReference"/>
        </w:rPr>
        <w:commentReference w:id="84"/>
      </w:r>
      <w:commentRangeEnd w:id="85"/>
      <w:r w:rsidR="002F2AAE">
        <w:rPr>
          <w:rStyle w:val="CommentReference"/>
        </w:rPr>
        <w:commentReference w:id="85"/>
      </w:r>
      <w:r>
        <w:t>(meters per second),</w:t>
      </w:r>
      <w:r w:rsidRPr="00934247">
        <w:t xml:space="preserve"> </w:t>
      </w:r>
      <w:r>
        <w:t xml:space="preserve">time of arrival (in seconds), </w:t>
      </w:r>
      <w:r w:rsidRPr="00934247">
        <w:t>rate of spread</w:t>
      </w:r>
      <w:r>
        <w:t xml:space="preserve"> (meters per second</w:t>
      </w:r>
      <w:r w:rsidRPr="00934247">
        <w:t>)</w:t>
      </w:r>
      <w:r>
        <w:t xml:space="preserve"> in </w:t>
      </w:r>
      <w:r w:rsidR="00BB4B56">
        <w:t xml:space="preserve">each </w:t>
      </w:r>
      <w:r>
        <w:t>combustion simulation</w:t>
      </w:r>
      <w:r w:rsidRPr="00934247">
        <w:t xml:space="preserve">. </w:t>
      </w:r>
      <w:r>
        <w:rPr>
          <w:color w:val="000000"/>
        </w:rPr>
        <w:t xml:space="preserve">Rate of spread was calculated in meters per second using loess smoothing of the time of arrival for each pixel from X = 0. Time of arrival represents the first time in seconds a loss of biomass is observed in each given pixel. </w:t>
      </w:r>
      <w:r w:rsidRPr="00934247">
        <w:t xml:space="preserve">These metrics are direct links to fire behavior properties that direct subsequent total area burned, fire severity, and fire management conditions. </w:t>
      </w:r>
      <w:r>
        <w:t xml:space="preserve">To explore how fire effects might differ in fuel / weather / burn scenarios, we </w:t>
      </w:r>
      <w:r w:rsidR="004C6443">
        <w:t xml:space="preserve">estimated </w:t>
      </w:r>
      <w:r>
        <w:t xml:space="preserve">canopy and crown consumption in </w:t>
      </w:r>
      <w:r w:rsidR="004C6443">
        <w:t>each scenario</w:t>
      </w:r>
      <w:r>
        <w:t xml:space="preserve">, measured as the percent of dry mass consumed between the start and end of the simulation. </w:t>
      </w:r>
    </w:p>
    <w:p w14:paraId="78BC67A2" w14:textId="77777777" w:rsidR="000E2E4A" w:rsidRDefault="000E2E4A" w:rsidP="000E2E4A">
      <w:pPr>
        <w:ind w:firstLine="720"/>
      </w:pPr>
      <w:r>
        <w:t>WFDS can track a limited number of trees – due to limitations in computer resources, we tracked a smaller transect of trees in once-burned high fuel scenarios. Because of the relatively low number of replications (due to processing time), we chose to analyze the results in a primarily qualitative fashion.</w:t>
      </w:r>
    </w:p>
    <w:p w14:paraId="0000002F" w14:textId="77777777" w:rsidR="00FD1B39" w:rsidRPr="00934247" w:rsidRDefault="002525A6" w:rsidP="001A1230">
      <w:pPr>
        <w:pStyle w:val="Heading2"/>
      </w:pPr>
      <w:r w:rsidRPr="00934247">
        <w:lastRenderedPageBreak/>
        <w:t xml:space="preserve">Results </w:t>
      </w:r>
    </w:p>
    <w:p w14:paraId="7BBA7F2F" w14:textId="3F39E3E5" w:rsidR="00CE6662" w:rsidRPr="00934247" w:rsidRDefault="00B55B97" w:rsidP="00B55B97">
      <w:pPr>
        <w:pStyle w:val="Heading3"/>
        <w:rPr>
          <w:rFonts w:cs="Times New Roman"/>
        </w:rPr>
      </w:pPr>
      <w:bookmarkStart w:id="86" w:name="_heading=h.kauadt4jv3dr" w:colFirst="0" w:colLast="0"/>
      <w:bookmarkEnd w:id="86"/>
      <w:r w:rsidRPr="00934247">
        <w:rPr>
          <w:rFonts w:cs="Times New Roman"/>
        </w:rPr>
        <w:t>Fuel Abundance</w:t>
      </w:r>
    </w:p>
    <w:p w14:paraId="00000033" w14:textId="19B343DE" w:rsidR="00FD1B39" w:rsidRPr="006E0D8F" w:rsidRDefault="004C6443" w:rsidP="00FC1099">
      <w:pPr>
        <w:ind w:firstLine="720"/>
        <w:rPr>
          <w:rFonts w:cs="Times New Roman"/>
          <w:color w:val="000000" w:themeColor="text1"/>
        </w:rPr>
      </w:pPr>
      <w:r>
        <w:t>Downed woody fuel</w:t>
      </w:r>
      <w:r w:rsidRPr="00934247">
        <w:t xml:space="preserve"> abundance </w:t>
      </w:r>
      <w:r>
        <w:t xml:space="preserve">of all size classes </w:t>
      </w:r>
      <w:r w:rsidR="006E0D8F">
        <w:rPr>
          <w:rFonts w:cs="Times New Roman"/>
        </w:rPr>
        <w:t xml:space="preserve">increased with reburning but </w:t>
      </w:r>
      <w:r w:rsidR="002525A6" w:rsidRPr="00934247">
        <w:rPr>
          <w:rFonts w:cs="Times New Roman"/>
        </w:rPr>
        <w:t xml:space="preserve">differed across </w:t>
      </w:r>
      <w:r w:rsidR="006E0D8F">
        <w:rPr>
          <w:rFonts w:cs="Times New Roman"/>
        </w:rPr>
        <w:t xml:space="preserve">specific </w:t>
      </w:r>
      <w:r w:rsidR="002525A6" w:rsidRPr="00934247">
        <w:rPr>
          <w:rFonts w:cs="Times New Roman"/>
        </w:rPr>
        <w:t>reburn history and size class</w:t>
      </w:r>
      <w:r w:rsidR="00D51CB7">
        <w:rPr>
          <w:rFonts w:cs="Times New Roman"/>
        </w:rPr>
        <w:t xml:space="preserve">. </w:t>
      </w:r>
      <w:r w:rsidR="002525A6" w:rsidRPr="00934247">
        <w:rPr>
          <w:rFonts w:cs="Times New Roman"/>
        </w:rPr>
        <w:t>Fine fuels (</w:t>
      </w:r>
      <w:r w:rsidR="004E27E6" w:rsidRPr="00934247">
        <w:rPr>
          <w:rFonts w:cs="Times New Roman"/>
        </w:rPr>
        <w:t>1- and 10-hour</w:t>
      </w:r>
      <w:r w:rsidR="002525A6" w:rsidRPr="00934247">
        <w:rPr>
          <w:rFonts w:cs="Times New Roman"/>
        </w:rPr>
        <w:t xml:space="preserve"> fuel</w:t>
      </w:r>
      <w:r w:rsidR="002525A6" w:rsidRPr="00B83864">
        <w:rPr>
          <w:rFonts w:cs="Times New Roman"/>
          <w:color w:val="000000" w:themeColor="text1"/>
        </w:rPr>
        <w:t>s) were most abundant in once- and twice-burned plots</w:t>
      </w:r>
      <w:r w:rsidR="00BD00AA" w:rsidRPr="00B83864">
        <w:rPr>
          <w:rFonts w:cs="Times New Roman"/>
          <w:color w:val="000000" w:themeColor="text1"/>
        </w:rPr>
        <w:t>, increasing by a</w:t>
      </w:r>
      <w:r w:rsidR="006E0D8F" w:rsidRPr="00B83864">
        <w:rPr>
          <w:rFonts w:cs="Times New Roman"/>
          <w:color w:val="000000" w:themeColor="text1"/>
        </w:rPr>
        <w:t>n average</w:t>
      </w:r>
      <w:r w:rsidR="00BD00AA" w:rsidRPr="00B83864">
        <w:rPr>
          <w:rFonts w:cs="Times New Roman"/>
          <w:color w:val="000000" w:themeColor="text1"/>
        </w:rPr>
        <w:t xml:space="preserve"> factor of </w:t>
      </w:r>
      <w:r w:rsidR="006E0D8F" w:rsidRPr="00B83864">
        <w:rPr>
          <w:rFonts w:cs="Times New Roman"/>
          <w:color w:val="000000" w:themeColor="text1"/>
        </w:rPr>
        <w:t>3</w:t>
      </w:r>
      <w:r w:rsidR="00BD00AA" w:rsidRPr="00B83864">
        <w:rPr>
          <w:rFonts w:cs="Times New Roman"/>
          <w:color w:val="000000" w:themeColor="text1"/>
        </w:rPr>
        <w:t xml:space="preserve"> after one fire</w:t>
      </w:r>
      <w:r w:rsidR="00B83864" w:rsidRPr="00B83864">
        <w:rPr>
          <w:rFonts w:cs="Times New Roman"/>
          <w:color w:val="000000" w:themeColor="text1"/>
        </w:rPr>
        <w:t xml:space="preserve">, decreasing by a factor of 1.6 after two fires, and increasing by a factor of 2 after three. </w:t>
      </w:r>
      <w:r w:rsidR="00B83864">
        <w:rPr>
          <w:rFonts w:cs="Times New Roman"/>
          <w:color w:val="000000" w:themeColor="text1"/>
        </w:rPr>
        <w:t>Large fuels (1,000-hour fuels) followed a similar trend, increasing by a factor of 8 after one fire, declining after the second, and reaching a maximum average of 4.29 tons per ha after three fires. Medium fuel size classes (100-hours) increased after one fire but didn’t change meaningfully between reburning</w:t>
      </w:r>
      <w:r w:rsidR="00D51CB7">
        <w:rPr>
          <w:rFonts w:cs="Times New Roman"/>
          <w:color w:val="000000" w:themeColor="text1"/>
        </w:rPr>
        <w:t xml:space="preserve"> (Fig. </w:t>
      </w:r>
      <w:r w:rsidR="00007890">
        <w:rPr>
          <w:rFonts w:cs="Times New Roman"/>
          <w:color w:val="000000" w:themeColor="text1"/>
        </w:rPr>
        <w:t>3</w:t>
      </w:r>
      <w:r w:rsidR="00D51CB7">
        <w:rPr>
          <w:rFonts w:cs="Times New Roman"/>
          <w:color w:val="000000" w:themeColor="text1"/>
        </w:rPr>
        <w:t>)</w:t>
      </w:r>
      <w:r w:rsidR="00B83864">
        <w:rPr>
          <w:rFonts w:cs="Times New Roman"/>
          <w:color w:val="000000" w:themeColor="text1"/>
        </w:rPr>
        <w:t xml:space="preserve">. </w:t>
      </w:r>
    </w:p>
    <w:p w14:paraId="00000034" w14:textId="0FC8720E" w:rsidR="00FD1B39" w:rsidRPr="00934247" w:rsidRDefault="006E0D8F" w:rsidP="001A1230">
      <w:pPr>
        <w:suppressLineNumbers/>
        <w:rPr>
          <w:rFonts w:cs="Times New Roman"/>
          <w:b/>
        </w:rPr>
      </w:pPr>
      <w:r>
        <w:rPr>
          <w:rFonts w:cs="Times New Roman"/>
          <w:b/>
          <w:noProof/>
        </w:rPr>
        <w:drawing>
          <wp:inline distT="0" distB="0" distL="0" distR="0" wp14:anchorId="17CC49BF" wp14:editId="6DDBDDF8">
            <wp:extent cx="5518205" cy="315326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38380" cy="3164789"/>
                    </a:xfrm>
                    <a:prstGeom prst="rect">
                      <a:avLst/>
                    </a:prstGeom>
                  </pic:spPr>
                </pic:pic>
              </a:graphicData>
            </a:graphic>
          </wp:inline>
        </w:drawing>
      </w:r>
    </w:p>
    <w:p w14:paraId="42F2A9C9" w14:textId="1001B02C" w:rsidR="00366ED2" w:rsidRDefault="004E27E6" w:rsidP="00210F6D">
      <w:pPr>
        <w:spacing w:line="240" w:lineRule="auto"/>
        <w:rPr>
          <w:rFonts w:cs="Times New Roman"/>
          <w:bCs/>
        </w:rPr>
      </w:pPr>
      <w:r w:rsidRPr="00934247">
        <w:rPr>
          <w:rFonts w:cs="Times New Roman"/>
          <w:b/>
        </w:rPr>
        <w:t xml:space="preserve">Figure </w:t>
      </w:r>
      <w:commentRangeStart w:id="87"/>
      <w:r w:rsidR="00007890">
        <w:rPr>
          <w:rFonts w:cs="Times New Roman"/>
          <w:b/>
        </w:rPr>
        <w:t>3</w:t>
      </w:r>
      <w:commentRangeEnd w:id="87"/>
      <w:r w:rsidR="00BB4B56">
        <w:rPr>
          <w:rStyle w:val="CommentReference"/>
        </w:rPr>
        <w:commentReference w:id="87"/>
      </w:r>
      <w:r w:rsidRPr="00934247">
        <w:rPr>
          <w:rFonts w:cs="Times New Roman"/>
          <w:b/>
        </w:rPr>
        <w:t xml:space="preserve">. </w:t>
      </w:r>
      <w:r w:rsidR="00BD00AA" w:rsidRPr="00934247">
        <w:rPr>
          <w:rFonts w:cs="Times New Roman"/>
          <w:bCs/>
        </w:rPr>
        <w:t>Average m</w:t>
      </w:r>
      <w:r w:rsidRPr="00934247">
        <w:rPr>
          <w:rFonts w:cs="Times New Roman"/>
          <w:bCs/>
        </w:rPr>
        <w:t xml:space="preserve">ass </w:t>
      </w:r>
      <w:r w:rsidR="00BB4B56">
        <w:rPr>
          <w:rFonts w:cs="Times New Roman"/>
          <w:bCs/>
        </w:rPr>
        <w:t>fuel load by</w:t>
      </w:r>
      <w:r w:rsidRPr="00934247">
        <w:rPr>
          <w:rFonts w:cs="Times New Roman"/>
          <w:bCs/>
        </w:rPr>
        <w:t xml:space="preserve"> fuel size classes </w:t>
      </w:r>
      <w:r w:rsidR="005B3E3F">
        <w:rPr>
          <w:rFonts w:cs="Times New Roman"/>
          <w:bCs/>
        </w:rPr>
        <w:t xml:space="preserve">of </w:t>
      </w:r>
      <w:r w:rsidR="00BB4B56">
        <w:rPr>
          <w:rFonts w:cs="Times New Roman"/>
          <w:bCs/>
        </w:rPr>
        <w:t xml:space="preserve">dead down </w:t>
      </w:r>
      <w:r w:rsidR="005B3E3F">
        <w:rPr>
          <w:rFonts w:cs="Times New Roman"/>
          <w:bCs/>
        </w:rPr>
        <w:t xml:space="preserve">woody debris </w:t>
      </w:r>
      <w:r w:rsidR="00BD00AA" w:rsidRPr="00934247">
        <w:rPr>
          <w:rFonts w:cs="Times New Roman"/>
          <w:bCs/>
        </w:rPr>
        <w:t xml:space="preserve">(Tons/Ha) </w:t>
      </w:r>
      <w:r w:rsidRPr="00934247">
        <w:rPr>
          <w:rFonts w:cs="Times New Roman"/>
          <w:bCs/>
        </w:rPr>
        <w:t xml:space="preserve">across years since initial fire and between sites according to size classes. </w:t>
      </w:r>
      <w:bookmarkStart w:id="88" w:name="_heading=h.9txb2ord534j" w:colFirst="0" w:colLast="0"/>
      <w:bookmarkStart w:id="89" w:name="_Toc113442003"/>
      <w:bookmarkEnd w:id="88"/>
      <w:r w:rsidR="006E0D8F">
        <w:rPr>
          <w:rFonts w:cs="Times New Roman"/>
          <w:bCs/>
        </w:rPr>
        <w:t xml:space="preserve">Dots represent outliers. </w:t>
      </w:r>
    </w:p>
    <w:p w14:paraId="590DE995" w14:textId="77777777" w:rsidR="000E2E4A" w:rsidRDefault="000E2E4A" w:rsidP="00210F6D">
      <w:pPr>
        <w:spacing w:line="240" w:lineRule="auto"/>
        <w:rPr>
          <w:rFonts w:cs="Times New Roman"/>
          <w:bCs/>
        </w:rPr>
      </w:pPr>
    </w:p>
    <w:p w14:paraId="516D225E" w14:textId="7F5885F6" w:rsidR="000E2E4A" w:rsidRPr="004C6443" w:rsidRDefault="000E2E4A" w:rsidP="004C6443">
      <w:pPr>
        <w:ind w:firstLine="720"/>
        <w:rPr>
          <w:bCs/>
        </w:rPr>
      </w:pPr>
      <w:r>
        <w:rPr>
          <w:bCs/>
        </w:rPr>
        <w:t xml:space="preserve">The density and mass of standing fuels (live and dead trees) differed between the once-burned and thrice-burned plots: once-burned plots contained greater numbers of dead trees, </w:t>
      </w:r>
      <w:r>
        <w:rPr>
          <w:bCs/>
        </w:rPr>
        <w:lastRenderedPageBreak/>
        <w:t>primarily spruce killed in the first fire. Those spruce were the largest in the dataset in terms of DBH, and thus contained the greatest mass. Tree height was greatest in once-burned stands, again due to the increased presence of dead spruce on the landscape (species height distributions presented in Appendix C: Fig. S1).</w:t>
      </w:r>
      <w:r w:rsidR="004C6443">
        <w:rPr>
          <w:bCs/>
        </w:rPr>
        <w:t xml:space="preserve"> </w:t>
      </w:r>
      <w:r>
        <w:rPr>
          <w:bCs/>
        </w:rPr>
        <w:t>Trees were less dense generally in thrice-burned plots. In both once- and thrice-burned scenarios, using the 90</w:t>
      </w:r>
      <w:r w:rsidRPr="00366ED2">
        <w:rPr>
          <w:bCs/>
          <w:vertAlign w:val="superscript"/>
        </w:rPr>
        <w:t>th</w:t>
      </w:r>
      <w:r>
        <w:rPr>
          <w:bCs/>
        </w:rPr>
        <w:t xml:space="preserve"> quartile of tree density observations doubled the number of trees in the simulation and roughly doubled fuel load and density (Table 1).  </w:t>
      </w:r>
    </w:p>
    <w:tbl>
      <w:tblPr>
        <w:tblStyle w:val="TableGrid"/>
        <w:tblW w:w="9370" w:type="dxa"/>
        <w:tblInd w:w="-10" w:type="dxa"/>
        <w:tblLook w:val="04A0" w:firstRow="1" w:lastRow="0" w:firstColumn="1" w:lastColumn="0" w:noHBand="0" w:noVBand="1"/>
      </w:tblPr>
      <w:tblGrid>
        <w:gridCol w:w="699"/>
        <w:gridCol w:w="1062"/>
        <w:gridCol w:w="1105"/>
        <w:gridCol w:w="1189"/>
        <w:gridCol w:w="990"/>
        <w:gridCol w:w="1883"/>
        <w:gridCol w:w="2442"/>
      </w:tblGrid>
      <w:tr w:rsidR="00210F6D" w14:paraId="034C8F6A" w14:textId="77777777" w:rsidTr="00210F6D">
        <w:tc>
          <w:tcPr>
            <w:tcW w:w="9370" w:type="dxa"/>
            <w:gridSpan w:val="7"/>
            <w:tcBorders>
              <w:top w:val="nil"/>
              <w:left w:val="nil"/>
              <w:right w:val="nil"/>
            </w:tcBorders>
          </w:tcPr>
          <w:p w14:paraId="5FF2DE71" w14:textId="5DE3079B" w:rsidR="00257DD2" w:rsidRDefault="00257DD2" w:rsidP="00210F6D">
            <w:pPr>
              <w:spacing w:line="240" w:lineRule="auto"/>
              <w:ind w:right="-109"/>
              <w:rPr>
                <w:rFonts w:cs="Times New Roman"/>
                <w:bCs/>
              </w:rPr>
            </w:pPr>
            <w:r w:rsidRPr="003C2FBC">
              <w:rPr>
                <w:rFonts w:cs="Times New Roman"/>
                <w:b/>
              </w:rPr>
              <w:t>Table 1</w:t>
            </w:r>
            <w:r>
              <w:rPr>
                <w:rFonts w:cs="Times New Roman"/>
                <w:bCs/>
              </w:rPr>
              <w:t>. Fuel abundance and density of trees (live/dead) within burns and scenarios. DBH is the average diameter of trees, measured in centimeters. Density is the number of trees per m</w:t>
            </w:r>
            <w:r w:rsidRPr="00EF5A12">
              <w:rPr>
                <w:rFonts w:cs="Times New Roman"/>
                <w:bCs/>
                <w:vertAlign w:val="superscript"/>
              </w:rPr>
              <w:t>2</w:t>
            </w:r>
            <w:r>
              <w:rPr>
                <w:rFonts w:cs="Times New Roman"/>
                <w:bCs/>
              </w:rPr>
              <w:t>. SD stands for standard deviation. Fuel load is measured as kilograms per square meter. Fuel density is measured as kilograms per cubic meter.</w:t>
            </w:r>
          </w:p>
        </w:tc>
      </w:tr>
      <w:tr w:rsidR="00210F6D" w14:paraId="6CDE3694" w14:textId="549E32FC" w:rsidTr="00210F6D">
        <w:tc>
          <w:tcPr>
            <w:tcW w:w="699" w:type="dxa"/>
            <w:tcBorders>
              <w:top w:val="single" w:sz="4" w:space="0" w:color="auto"/>
            </w:tcBorders>
          </w:tcPr>
          <w:p w14:paraId="64E1104C" w14:textId="6FA21AE2" w:rsidR="00257DD2" w:rsidRPr="003C2FBC" w:rsidRDefault="00257DD2" w:rsidP="00B62A29">
            <w:pPr>
              <w:spacing w:line="240" w:lineRule="auto"/>
              <w:rPr>
                <w:rFonts w:cs="Times New Roman"/>
                <w:bCs/>
              </w:rPr>
            </w:pPr>
            <w:r w:rsidRPr="003C2FBC">
              <w:rPr>
                <w:rFonts w:cs="Times New Roman"/>
                <w:bCs/>
              </w:rPr>
              <w:t>Burn</w:t>
            </w:r>
          </w:p>
        </w:tc>
        <w:tc>
          <w:tcPr>
            <w:tcW w:w="1062" w:type="dxa"/>
            <w:tcBorders>
              <w:top w:val="single" w:sz="4" w:space="0" w:color="auto"/>
            </w:tcBorders>
          </w:tcPr>
          <w:p w14:paraId="3ADC66A6" w14:textId="77777777" w:rsidR="00257DD2" w:rsidRDefault="00257DD2" w:rsidP="00271619">
            <w:pPr>
              <w:spacing w:line="240" w:lineRule="auto"/>
              <w:jc w:val="center"/>
              <w:rPr>
                <w:rFonts w:cs="Times New Roman"/>
                <w:bCs/>
              </w:rPr>
            </w:pPr>
            <w:r>
              <w:rPr>
                <w:rFonts w:cs="Times New Roman"/>
                <w:bCs/>
              </w:rPr>
              <w:t>Fuel</w:t>
            </w:r>
          </w:p>
          <w:p w14:paraId="293B280D" w14:textId="10EBA317" w:rsidR="00257DD2" w:rsidRPr="003C2FBC" w:rsidRDefault="00257DD2" w:rsidP="003C2FBC">
            <w:pPr>
              <w:spacing w:line="240" w:lineRule="auto"/>
              <w:jc w:val="center"/>
              <w:rPr>
                <w:rFonts w:cs="Times New Roman"/>
                <w:bCs/>
              </w:rPr>
            </w:pPr>
            <w:r w:rsidRPr="003C2FBC">
              <w:rPr>
                <w:rFonts w:cs="Times New Roman"/>
                <w:bCs/>
              </w:rPr>
              <w:t>Scenario</w:t>
            </w:r>
          </w:p>
        </w:tc>
        <w:tc>
          <w:tcPr>
            <w:tcW w:w="1105" w:type="dxa"/>
            <w:tcBorders>
              <w:top w:val="single" w:sz="4" w:space="0" w:color="auto"/>
            </w:tcBorders>
          </w:tcPr>
          <w:p w14:paraId="40075DCC" w14:textId="1806D8C0" w:rsidR="00257DD2" w:rsidRPr="003C2FBC" w:rsidRDefault="00257DD2" w:rsidP="003C2FBC">
            <w:pPr>
              <w:spacing w:line="240" w:lineRule="auto"/>
              <w:jc w:val="center"/>
              <w:rPr>
                <w:rFonts w:cs="Times New Roman"/>
                <w:bCs/>
              </w:rPr>
            </w:pPr>
            <w:r>
              <w:rPr>
                <w:rFonts w:cs="Times New Roman"/>
                <w:bCs/>
              </w:rPr>
              <w:t>Fuel Load (Kg/m</w:t>
            </w:r>
            <w:r w:rsidRPr="0031400D">
              <w:rPr>
                <w:rFonts w:cs="Times New Roman"/>
                <w:bCs/>
                <w:vertAlign w:val="superscript"/>
              </w:rPr>
              <w:t>2</w:t>
            </w:r>
            <w:r>
              <w:rPr>
                <w:rFonts w:cs="Times New Roman"/>
                <w:bCs/>
              </w:rPr>
              <w:t>)</w:t>
            </w:r>
          </w:p>
        </w:tc>
        <w:tc>
          <w:tcPr>
            <w:tcW w:w="1189" w:type="dxa"/>
            <w:tcBorders>
              <w:top w:val="single" w:sz="4" w:space="0" w:color="auto"/>
            </w:tcBorders>
          </w:tcPr>
          <w:p w14:paraId="3012550A" w14:textId="3D6B0FB6" w:rsidR="00257DD2" w:rsidRPr="003C2FBC" w:rsidRDefault="00257DD2" w:rsidP="003C2FBC">
            <w:pPr>
              <w:spacing w:line="240" w:lineRule="auto"/>
              <w:jc w:val="center"/>
              <w:rPr>
                <w:rFonts w:cs="Times New Roman"/>
                <w:bCs/>
              </w:rPr>
            </w:pPr>
            <w:r>
              <w:rPr>
                <w:rFonts w:cs="Times New Roman"/>
                <w:bCs/>
              </w:rPr>
              <w:t>Fuel Density (Kg/m3)</w:t>
            </w:r>
          </w:p>
        </w:tc>
        <w:tc>
          <w:tcPr>
            <w:tcW w:w="990" w:type="dxa"/>
            <w:tcBorders>
              <w:top w:val="single" w:sz="4" w:space="0" w:color="auto"/>
            </w:tcBorders>
          </w:tcPr>
          <w:p w14:paraId="5D7C3889" w14:textId="3AAC68D7" w:rsidR="00257DD2" w:rsidRPr="003C2FBC" w:rsidRDefault="00257DD2" w:rsidP="003C2FBC">
            <w:pPr>
              <w:spacing w:line="240" w:lineRule="auto"/>
              <w:jc w:val="center"/>
              <w:rPr>
                <w:rFonts w:cs="Times New Roman"/>
                <w:bCs/>
              </w:rPr>
            </w:pPr>
            <w:r>
              <w:rPr>
                <w:rFonts w:cs="Times New Roman"/>
                <w:bCs/>
              </w:rPr>
              <w:t>Status</w:t>
            </w:r>
          </w:p>
        </w:tc>
        <w:tc>
          <w:tcPr>
            <w:tcW w:w="1883" w:type="dxa"/>
            <w:tcBorders>
              <w:top w:val="single" w:sz="4" w:space="0" w:color="auto"/>
            </w:tcBorders>
          </w:tcPr>
          <w:p w14:paraId="652E263D" w14:textId="5686D5CE" w:rsidR="00257DD2" w:rsidRDefault="00257DD2" w:rsidP="00EF5A12">
            <w:pPr>
              <w:spacing w:line="240" w:lineRule="auto"/>
              <w:jc w:val="center"/>
              <w:rPr>
                <w:rFonts w:cs="Times New Roman"/>
                <w:bCs/>
              </w:rPr>
            </w:pPr>
            <w:r>
              <w:rPr>
                <w:rFonts w:cs="Times New Roman"/>
                <w:bCs/>
              </w:rPr>
              <w:t>DBH (cm)</w:t>
            </w:r>
          </w:p>
        </w:tc>
        <w:tc>
          <w:tcPr>
            <w:tcW w:w="2442" w:type="dxa"/>
            <w:tcBorders>
              <w:top w:val="single" w:sz="4" w:space="0" w:color="auto"/>
            </w:tcBorders>
          </w:tcPr>
          <w:p w14:paraId="0191DA5B" w14:textId="2AC841E2" w:rsidR="00257DD2" w:rsidRPr="003C2FBC" w:rsidRDefault="00257DD2" w:rsidP="00EF5A12">
            <w:pPr>
              <w:spacing w:line="240" w:lineRule="auto"/>
              <w:jc w:val="center"/>
              <w:rPr>
                <w:rFonts w:cs="Times New Roman"/>
                <w:bCs/>
              </w:rPr>
            </w:pPr>
            <w:r>
              <w:rPr>
                <w:rFonts w:cs="Times New Roman"/>
                <w:bCs/>
              </w:rPr>
              <w:t>D</w:t>
            </w:r>
            <w:r w:rsidRPr="003C2FBC">
              <w:rPr>
                <w:rFonts w:cs="Times New Roman"/>
                <w:bCs/>
              </w:rPr>
              <w:t>ensity (trees/m</w:t>
            </w:r>
            <w:r w:rsidR="00301E5D" w:rsidRPr="00301E5D">
              <w:rPr>
                <w:rFonts w:cs="Times New Roman"/>
                <w:bCs/>
                <w:vertAlign w:val="superscript"/>
              </w:rPr>
              <w:t>2</w:t>
            </w:r>
            <w:r w:rsidRPr="003C2FBC">
              <w:rPr>
                <w:rFonts w:cs="Times New Roman"/>
                <w:bCs/>
              </w:rPr>
              <w:t>)</w:t>
            </w:r>
          </w:p>
        </w:tc>
      </w:tr>
      <w:tr w:rsidR="00210F6D" w14:paraId="1008E465" w14:textId="0B365842" w:rsidTr="00210F6D">
        <w:tc>
          <w:tcPr>
            <w:tcW w:w="699" w:type="dxa"/>
            <w:vMerge w:val="restart"/>
          </w:tcPr>
          <w:p w14:paraId="23E0AFB9" w14:textId="2E5BB3B9" w:rsidR="00257DD2" w:rsidRPr="003C2FBC" w:rsidRDefault="00257DD2" w:rsidP="00B62A29">
            <w:pPr>
              <w:spacing w:line="240" w:lineRule="auto"/>
              <w:rPr>
                <w:rFonts w:cs="Times New Roman"/>
                <w:bCs/>
                <w:i/>
                <w:iCs/>
              </w:rPr>
            </w:pPr>
            <w:r w:rsidRPr="003C2FBC">
              <w:rPr>
                <w:rFonts w:cs="Times New Roman"/>
                <w:bCs/>
                <w:i/>
                <w:iCs/>
              </w:rPr>
              <w:t>1x</w:t>
            </w:r>
          </w:p>
        </w:tc>
        <w:tc>
          <w:tcPr>
            <w:tcW w:w="1062" w:type="dxa"/>
            <w:vMerge w:val="restart"/>
          </w:tcPr>
          <w:p w14:paraId="7DC20BAB" w14:textId="29CDD842" w:rsidR="00257DD2" w:rsidRDefault="00257DD2" w:rsidP="003C2FBC">
            <w:pPr>
              <w:spacing w:line="240" w:lineRule="auto"/>
              <w:jc w:val="center"/>
              <w:rPr>
                <w:rFonts w:cs="Times New Roman"/>
                <w:bCs/>
              </w:rPr>
            </w:pPr>
            <w:r>
              <w:rPr>
                <w:rFonts w:cs="Times New Roman"/>
                <w:bCs/>
              </w:rPr>
              <w:t>Mean</w:t>
            </w:r>
          </w:p>
        </w:tc>
        <w:tc>
          <w:tcPr>
            <w:tcW w:w="1105" w:type="dxa"/>
            <w:vMerge w:val="restart"/>
          </w:tcPr>
          <w:p w14:paraId="01B7DD92" w14:textId="5A9ED616" w:rsidR="00257DD2" w:rsidRDefault="00257DD2" w:rsidP="003C2FBC">
            <w:pPr>
              <w:spacing w:line="240" w:lineRule="auto"/>
              <w:jc w:val="center"/>
              <w:rPr>
                <w:rFonts w:cs="Times New Roman"/>
                <w:bCs/>
              </w:rPr>
            </w:pPr>
            <w:r>
              <w:rPr>
                <w:rFonts w:cs="Times New Roman"/>
                <w:bCs/>
              </w:rPr>
              <w:t>0.0166</w:t>
            </w:r>
          </w:p>
        </w:tc>
        <w:tc>
          <w:tcPr>
            <w:tcW w:w="1189" w:type="dxa"/>
            <w:vMerge w:val="restart"/>
          </w:tcPr>
          <w:p w14:paraId="4141162F" w14:textId="33690597" w:rsidR="00257DD2" w:rsidRDefault="00257DD2" w:rsidP="003C2FBC">
            <w:pPr>
              <w:spacing w:line="240" w:lineRule="auto"/>
              <w:jc w:val="center"/>
              <w:rPr>
                <w:rFonts w:cs="Times New Roman"/>
                <w:bCs/>
              </w:rPr>
            </w:pPr>
            <w:r>
              <w:rPr>
                <w:rFonts w:cs="Times New Roman"/>
                <w:bCs/>
              </w:rPr>
              <w:t>0.00962</w:t>
            </w:r>
          </w:p>
        </w:tc>
        <w:tc>
          <w:tcPr>
            <w:tcW w:w="990" w:type="dxa"/>
          </w:tcPr>
          <w:p w14:paraId="1846998F" w14:textId="4A5530E1" w:rsidR="00257DD2" w:rsidRDefault="00257DD2" w:rsidP="003C2FBC">
            <w:pPr>
              <w:spacing w:line="240" w:lineRule="auto"/>
              <w:jc w:val="center"/>
              <w:rPr>
                <w:rFonts w:cs="Times New Roman"/>
                <w:bCs/>
              </w:rPr>
            </w:pPr>
            <w:r>
              <w:rPr>
                <w:rFonts w:cs="Times New Roman"/>
                <w:bCs/>
              </w:rPr>
              <w:t>Live</w:t>
            </w:r>
          </w:p>
        </w:tc>
        <w:tc>
          <w:tcPr>
            <w:tcW w:w="1883" w:type="dxa"/>
          </w:tcPr>
          <w:p w14:paraId="133BAB59" w14:textId="60C3ED7F" w:rsidR="00257DD2" w:rsidRDefault="00257DD2" w:rsidP="00EF5A12">
            <w:pPr>
              <w:spacing w:line="240" w:lineRule="auto"/>
              <w:jc w:val="center"/>
              <w:rPr>
                <w:rFonts w:cs="Times New Roman"/>
                <w:bCs/>
              </w:rPr>
            </w:pPr>
            <w:r>
              <w:rPr>
                <w:rFonts w:cs="Times New Roman"/>
                <w:bCs/>
              </w:rPr>
              <w:t>0.714 (SD 0.465)</w:t>
            </w:r>
          </w:p>
        </w:tc>
        <w:tc>
          <w:tcPr>
            <w:tcW w:w="2442" w:type="dxa"/>
          </w:tcPr>
          <w:p w14:paraId="677DAEEE" w14:textId="29EAAFC8" w:rsidR="00257DD2" w:rsidRDefault="00257DD2" w:rsidP="00EF5A12">
            <w:pPr>
              <w:spacing w:line="240" w:lineRule="auto"/>
              <w:jc w:val="center"/>
              <w:rPr>
                <w:rFonts w:cs="Times New Roman"/>
                <w:bCs/>
              </w:rPr>
            </w:pPr>
            <w:r>
              <w:rPr>
                <w:rFonts w:cs="Times New Roman"/>
                <w:bCs/>
              </w:rPr>
              <w:t>0.758</w:t>
            </w:r>
          </w:p>
        </w:tc>
      </w:tr>
      <w:tr w:rsidR="00210F6D" w14:paraId="30A1B332" w14:textId="61CD61E5" w:rsidTr="00210F6D">
        <w:tc>
          <w:tcPr>
            <w:tcW w:w="699" w:type="dxa"/>
            <w:vMerge/>
          </w:tcPr>
          <w:p w14:paraId="402E9F74" w14:textId="77777777" w:rsidR="00257DD2" w:rsidRDefault="00257DD2" w:rsidP="00B62A29">
            <w:pPr>
              <w:spacing w:line="240" w:lineRule="auto"/>
              <w:rPr>
                <w:rFonts w:cs="Times New Roman"/>
                <w:bCs/>
              </w:rPr>
            </w:pPr>
          </w:p>
        </w:tc>
        <w:tc>
          <w:tcPr>
            <w:tcW w:w="1062" w:type="dxa"/>
            <w:vMerge/>
          </w:tcPr>
          <w:p w14:paraId="57A7F7C9" w14:textId="77777777" w:rsidR="00257DD2" w:rsidRDefault="00257DD2" w:rsidP="003C2FBC">
            <w:pPr>
              <w:spacing w:line="240" w:lineRule="auto"/>
              <w:jc w:val="center"/>
              <w:rPr>
                <w:rFonts w:cs="Times New Roman"/>
                <w:bCs/>
              </w:rPr>
            </w:pPr>
          </w:p>
        </w:tc>
        <w:tc>
          <w:tcPr>
            <w:tcW w:w="1105" w:type="dxa"/>
            <w:vMerge/>
          </w:tcPr>
          <w:p w14:paraId="10D23DCA" w14:textId="77777777" w:rsidR="00257DD2" w:rsidRDefault="00257DD2" w:rsidP="003C2FBC">
            <w:pPr>
              <w:spacing w:line="240" w:lineRule="auto"/>
              <w:jc w:val="center"/>
              <w:rPr>
                <w:rFonts w:cs="Times New Roman"/>
                <w:bCs/>
              </w:rPr>
            </w:pPr>
          </w:p>
        </w:tc>
        <w:tc>
          <w:tcPr>
            <w:tcW w:w="1189" w:type="dxa"/>
            <w:vMerge/>
          </w:tcPr>
          <w:p w14:paraId="1718CE03" w14:textId="77777777" w:rsidR="00257DD2" w:rsidRDefault="00257DD2" w:rsidP="003C2FBC">
            <w:pPr>
              <w:spacing w:line="240" w:lineRule="auto"/>
              <w:jc w:val="center"/>
              <w:rPr>
                <w:rFonts w:cs="Times New Roman"/>
                <w:bCs/>
              </w:rPr>
            </w:pPr>
          </w:p>
        </w:tc>
        <w:tc>
          <w:tcPr>
            <w:tcW w:w="990" w:type="dxa"/>
          </w:tcPr>
          <w:p w14:paraId="61D9C145" w14:textId="78FCD8DF" w:rsidR="00257DD2" w:rsidRDefault="00257DD2" w:rsidP="003C2FBC">
            <w:pPr>
              <w:spacing w:line="240" w:lineRule="auto"/>
              <w:jc w:val="center"/>
              <w:rPr>
                <w:rFonts w:cs="Times New Roman"/>
                <w:bCs/>
              </w:rPr>
            </w:pPr>
            <w:r>
              <w:rPr>
                <w:rFonts w:cs="Times New Roman"/>
                <w:bCs/>
              </w:rPr>
              <w:t>Dead</w:t>
            </w:r>
          </w:p>
        </w:tc>
        <w:tc>
          <w:tcPr>
            <w:tcW w:w="1883" w:type="dxa"/>
          </w:tcPr>
          <w:p w14:paraId="0D5FDB41" w14:textId="2650FF98" w:rsidR="00257DD2" w:rsidRDefault="00257DD2" w:rsidP="00EF5A12">
            <w:pPr>
              <w:spacing w:line="240" w:lineRule="auto"/>
              <w:jc w:val="center"/>
              <w:rPr>
                <w:rFonts w:cs="Times New Roman"/>
                <w:bCs/>
              </w:rPr>
            </w:pPr>
            <w:r>
              <w:rPr>
                <w:rFonts w:cs="Times New Roman"/>
                <w:bCs/>
              </w:rPr>
              <w:t>3.22 (SD 2.69)</w:t>
            </w:r>
          </w:p>
        </w:tc>
        <w:tc>
          <w:tcPr>
            <w:tcW w:w="2442" w:type="dxa"/>
          </w:tcPr>
          <w:p w14:paraId="79D85971" w14:textId="1178F483" w:rsidR="00257DD2" w:rsidRDefault="00257DD2" w:rsidP="00EF5A12">
            <w:pPr>
              <w:spacing w:line="240" w:lineRule="auto"/>
              <w:jc w:val="center"/>
              <w:rPr>
                <w:rFonts w:cs="Times New Roman"/>
                <w:bCs/>
              </w:rPr>
            </w:pPr>
            <w:r>
              <w:rPr>
                <w:rFonts w:cs="Times New Roman"/>
                <w:bCs/>
              </w:rPr>
              <w:t>0.756</w:t>
            </w:r>
          </w:p>
        </w:tc>
      </w:tr>
      <w:tr w:rsidR="00210F6D" w14:paraId="2EC0031B" w14:textId="4AA69092" w:rsidTr="00210F6D">
        <w:tc>
          <w:tcPr>
            <w:tcW w:w="699" w:type="dxa"/>
            <w:vMerge/>
          </w:tcPr>
          <w:p w14:paraId="4664406F" w14:textId="77777777" w:rsidR="00257DD2" w:rsidRDefault="00257DD2" w:rsidP="00B62A29">
            <w:pPr>
              <w:spacing w:line="240" w:lineRule="auto"/>
              <w:rPr>
                <w:rFonts w:cs="Times New Roman"/>
                <w:bCs/>
              </w:rPr>
            </w:pPr>
          </w:p>
        </w:tc>
        <w:tc>
          <w:tcPr>
            <w:tcW w:w="1062" w:type="dxa"/>
            <w:vMerge w:val="restart"/>
          </w:tcPr>
          <w:p w14:paraId="0F08AFCE" w14:textId="50EDF69D" w:rsidR="00257DD2" w:rsidRDefault="00257DD2" w:rsidP="003C2FBC">
            <w:pPr>
              <w:spacing w:line="240" w:lineRule="auto"/>
              <w:jc w:val="center"/>
              <w:rPr>
                <w:rFonts w:cs="Times New Roman"/>
                <w:bCs/>
              </w:rPr>
            </w:pPr>
            <w:r>
              <w:rPr>
                <w:rFonts w:cs="Times New Roman"/>
                <w:bCs/>
              </w:rPr>
              <w:t>High</w:t>
            </w:r>
          </w:p>
        </w:tc>
        <w:tc>
          <w:tcPr>
            <w:tcW w:w="1105" w:type="dxa"/>
            <w:vMerge w:val="restart"/>
          </w:tcPr>
          <w:p w14:paraId="4A8C00EB" w14:textId="082AA6B7" w:rsidR="00257DD2" w:rsidRDefault="00257DD2" w:rsidP="003C2FBC">
            <w:pPr>
              <w:spacing w:line="240" w:lineRule="auto"/>
              <w:jc w:val="center"/>
              <w:rPr>
                <w:rFonts w:cs="Times New Roman"/>
                <w:bCs/>
              </w:rPr>
            </w:pPr>
            <w:r>
              <w:rPr>
                <w:rFonts w:cs="Times New Roman"/>
                <w:bCs/>
              </w:rPr>
              <w:t>0.0303</w:t>
            </w:r>
          </w:p>
        </w:tc>
        <w:tc>
          <w:tcPr>
            <w:tcW w:w="1189" w:type="dxa"/>
            <w:vMerge w:val="restart"/>
          </w:tcPr>
          <w:p w14:paraId="09507F01" w14:textId="75A8DEDE" w:rsidR="00257DD2" w:rsidRDefault="00257DD2" w:rsidP="003C2FBC">
            <w:pPr>
              <w:spacing w:line="240" w:lineRule="auto"/>
              <w:jc w:val="center"/>
              <w:rPr>
                <w:rFonts w:cs="Times New Roman"/>
                <w:bCs/>
              </w:rPr>
            </w:pPr>
            <w:r>
              <w:rPr>
                <w:rFonts w:cs="Times New Roman"/>
                <w:bCs/>
              </w:rPr>
              <w:t>0.0175</w:t>
            </w:r>
          </w:p>
        </w:tc>
        <w:tc>
          <w:tcPr>
            <w:tcW w:w="990" w:type="dxa"/>
          </w:tcPr>
          <w:p w14:paraId="5B4D1E44" w14:textId="2DA40B41" w:rsidR="00257DD2" w:rsidRDefault="00257DD2" w:rsidP="003C2FBC">
            <w:pPr>
              <w:spacing w:line="240" w:lineRule="auto"/>
              <w:jc w:val="center"/>
              <w:rPr>
                <w:rFonts w:cs="Times New Roman"/>
                <w:bCs/>
              </w:rPr>
            </w:pPr>
            <w:r>
              <w:rPr>
                <w:rFonts w:cs="Times New Roman"/>
                <w:bCs/>
              </w:rPr>
              <w:t>Live</w:t>
            </w:r>
          </w:p>
        </w:tc>
        <w:tc>
          <w:tcPr>
            <w:tcW w:w="1883" w:type="dxa"/>
          </w:tcPr>
          <w:p w14:paraId="70D8450F" w14:textId="61B69CA8" w:rsidR="00257DD2" w:rsidRDefault="00257DD2" w:rsidP="00EF5A12">
            <w:pPr>
              <w:spacing w:line="240" w:lineRule="auto"/>
              <w:jc w:val="center"/>
              <w:rPr>
                <w:rFonts w:cs="Times New Roman"/>
                <w:bCs/>
              </w:rPr>
            </w:pPr>
            <w:r>
              <w:rPr>
                <w:rFonts w:cs="Times New Roman"/>
                <w:bCs/>
              </w:rPr>
              <w:t>0.714 (SD 0.46)</w:t>
            </w:r>
          </w:p>
        </w:tc>
        <w:tc>
          <w:tcPr>
            <w:tcW w:w="2442" w:type="dxa"/>
          </w:tcPr>
          <w:p w14:paraId="388F0BE4" w14:textId="4BE32D44" w:rsidR="00257DD2" w:rsidRDefault="00257DD2" w:rsidP="00EF5A12">
            <w:pPr>
              <w:spacing w:line="240" w:lineRule="auto"/>
              <w:jc w:val="center"/>
              <w:rPr>
                <w:rFonts w:cs="Times New Roman"/>
                <w:bCs/>
              </w:rPr>
            </w:pPr>
            <w:r>
              <w:rPr>
                <w:rFonts w:cs="Times New Roman"/>
                <w:bCs/>
              </w:rPr>
              <w:t>1.4</w:t>
            </w:r>
          </w:p>
        </w:tc>
      </w:tr>
      <w:tr w:rsidR="00210F6D" w14:paraId="4CABF80D" w14:textId="2453E1D8" w:rsidTr="00210F6D">
        <w:tc>
          <w:tcPr>
            <w:tcW w:w="699" w:type="dxa"/>
            <w:vMerge/>
            <w:tcBorders>
              <w:bottom w:val="single" w:sz="4" w:space="0" w:color="auto"/>
            </w:tcBorders>
          </w:tcPr>
          <w:p w14:paraId="1743E054" w14:textId="77777777" w:rsidR="00257DD2" w:rsidRDefault="00257DD2" w:rsidP="00B62A29">
            <w:pPr>
              <w:spacing w:line="240" w:lineRule="auto"/>
              <w:rPr>
                <w:rFonts w:cs="Times New Roman"/>
                <w:bCs/>
              </w:rPr>
            </w:pPr>
          </w:p>
        </w:tc>
        <w:tc>
          <w:tcPr>
            <w:tcW w:w="1062" w:type="dxa"/>
            <w:vMerge/>
            <w:tcBorders>
              <w:bottom w:val="single" w:sz="4" w:space="0" w:color="auto"/>
            </w:tcBorders>
          </w:tcPr>
          <w:p w14:paraId="2201AEDD" w14:textId="77777777" w:rsidR="00257DD2" w:rsidRDefault="00257DD2" w:rsidP="003C2FBC">
            <w:pPr>
              <w:spacing w:line="240" w:lineRule="auto"/>
              <w:jc w:val="center"/>
              <w:rPr>
                <w:rFonts w:cs="Times New Roman"/>
                <w:bCs/>
              </w:rPr>
            </w:pPr>
          </w:p>
        </w:tc>
        <w:tc>
          <w:tcPr>
            <w:tcW w:w="1105" w:type="dxa"/>
            <w:vMerge/>
            <w:tcBorders>
              <w:bottom w:val="single" w:sz="4" w:space="0" w:color="auto"/>
            </w:tcBorders>
          </w:tcPr>
          <w:p w14:paraId="04AEF741" w14:textId="77777777" w:rsidR="00257DD2" w:rsidRDefault="00257DD2" w:rsidP="003C2FBC">
            <w:pPr>
              <w:spacing w:line="240" w:lineRule="auto"/>
              <w:jc w:val="center"/>
              <w:rPr>
                <w:rFonts w:cs="Times New Roman"/>
                <w:bCs/>
              </w:rPr>
            </w:pPr>
          </w:p>
        </w:tc>
        <w:tc>
          <w:tcPr>
            <w:tcW w:w="1189" w:type="dxa"/>
            <w:vMerge/>
            <w:tcBorders>
              <w:bottom w:val="single" w:sz="4" w:space="0" w:color="auto"/>
            </w:tcBorders>
          </w:tcPr>
          <w:p w14:paraId="55A2DA2C" w14:textId="77777777" w:rsidR="00257DD2" w:rsidRDefault="00257DD2" w:rsidP="003C2FBC">
            <w:pPr>
              <w:spacing w:line="240" w:lineRule="auto"/>
              <w:jc w:val="center"/>
              <w:rPr>
                <w:rFonts w:cs="Times New Roman"/>
                <w:bCs/>
              </w:rPr>
            </w:pPr>
          </w:p>
        </w:tc>
        <w:tc>
          <w:tcPr>
            <w:tcW w:w="990" w:type="dxa"/>
            <w:tcBorders>
              <w:bottom w:val="single" w:sz="4" w:space="0" w:color="auto"/>
            </w:tcBorders>
          </w:tcPr>
          <w:p w14:paraId="359E1E8A" w14:textId="7024FA4A" w:rsidR="00257DD2" w:rsidRDefault="00257DD2" w:rsidP="003C2FBC">
            <w:pPr>
              <w:spacing w:line="240" w:lineRule="auto"/>
              <w:jc w:val="center"/>
              <w:rPr>
                <w:rFonts w:cs="Times New Roman"/>
                <w:bCs/>
              </w:rPr>
            </w:pPr>
            <w:r>
              <w:rPr>
                <w:rFonts w:cs="Times New Roman"/>
                <w:bCs/>
              </w:rPr>
              <w:t>Dead</w:t>
            </w:r>
          </w:p>
        </w:tc>
        <w:tc>
          <w:tcPr>
            <w:tcW w:w="1883" w:type="dxa"/>
            <w:tcBorders>
              <w:bottom w:val="single" w:sz="4" w:space="0" w:color="auto"/>
            </w:tcBorders>
          </w:tcPr>
          <w:p w14:paraId="71E8B280" w14:textId="0D8842FE" w:rsidR="00257DD2" w:rsidRDefault="00257DD2" w:rsidP="00EF5A12">
            <w:pPr>
              <w:spacing w:line="240" w:lineRule="auto"/>
              <w:jc w:val="center"/>
              <w:rPr>
                <w:rFonts w:cs="Times New Roman"/>
                <w:bCs/>
              </w:rPr>
            </w:pPr>
            <w:r>
              <w:rPr>
                <w:rFonts w:cs="Times New Roman"/>
                <w:bCs/>
              </w:rPr>
              <w:t>3.22 (SD 2.69)</w:t>
            </w:r>
          </w:p>
        </w:tc>
        <w:tc>
          <w:tcPr>
            <w:tcW w:w="2442" w:type="dxa"/>
            <w:tcBorders>
              <w:bottom w:val="single" w:sz="4" w:space="0" w:color="auto"/>
            </w:tcBorders>
          </w:tcPr>
          <w:p w14:paraId="0E066E33" w14:textId="4C0CDA65" w:rsidR="00257DD2" w:rsidRDefault="00257DD2" w:rsidP="00EF5A12">
            <w:pPr>
              <w:spacing w:line="240" w:lineRule="auto"/>
              <w:jc w:val="center"/>
              <w:rPr>
                <w:rFonts w:cs="Times New Roman"/>
                <w:bCs/>
              </w:rPr>
            </w:pPr>
            <w:r>
              <w:rPr>
                <w:rFonts w:cs="Times New Roman"/>
                <w:bCs/>
              </w:rPr>
              <w:t>1.4</w:t>
            </w:r>
          </w:p>
        </w:tc>
      </w:tr>
      <w:tr w:rsidR="00210F6D" w14:paraId="5F2057D2" w14:textId="7D4868FF" w:rsidTr="00210F6D">
        <w:tc>
          <w:tcPr>
            <w:tcW w:w="699" w:type="dxa"/>
            <w:vMerge w:val="restart"/>
          </w:tcPr>
          <w:p w14:paraId="7C57DA12" w14:textId="4781059C" w:rsidR="00257DD2" w:rsidRPr="003C2FBC" w:rsidRDefault="00257DD2" w:rsidP="00B62A29">
            <w:pPr>
              <w:spacing w:line="240" w:lineRule="auto"/>
              <w:rPr>
                <w:rFonts w:cs="Times New Roman"/>
                <w:bCs/>
                <w:i/>
                <w:iCs/>
              </w:rPr>
            </w:pPr>
            <w:r w:rsidRPr="003C2FBC">
              <w:rPr>
                <w:rFonts w:cs="Times New Roman"/>
                <w:bCs/>
                <w:i/>
                <w:iCs/>
              </w:rPr>
              <w:t>3x</w:t>
            </w:r>
          </w:p>
        </w:tc>
        <w:tc>
          <w:tcPr>
            <w:tcW w:w="1062" w:type="dxa"/>
            <w:vMerge w:val="restart"/>
          </w:tcPr>
          <w:p w14:paraId="5155CC17" w14:textId="787C8B4A" w:rsidR="00257DD2" w:rsidRDefault="00257DD2" w:rsidP="003C2FBC">
            <w:pPr>
              <w:spacing w:line="240" w:lineRule="auto"/>
              <w:jc w:val="center"/>
              <w:rPr>
                <w:rFonts w:cs="Times New Roman"/>
                <w:bCs/>
              </w:rPr>
            </w:pPr>
            <w:r>
              <w:rPr>
                <w:rFonts w:cs="Times New Roman"/>
                <w:bCs/>
              </w:rPr>
              <w:t>Mean</w:t>
            </w:r>
          </w:p>
        </w:tc>
        <w:tc>
          <w:tcPr>
            <w:tcW w:w="1105" w:type="dxa"/>
            <w:vMerge w:val="restart"/>
          </w:tcPr>
          <w:p w14:paraId="6AEEB20F" w14:textId="6D082179" w:rsidR="00257DD2" w:rsidRDefault="00257DD2" w:rsidP="003C2FBC">
            <w:pPr>
              <w:spacing w:line="240" w:lineRule="auto"/>
              <w:jc w:val="center"/>
              <w:rPr>
                <w:rFonts w:cs="Times New Roman"/>
                <w:bCs/>
              </w:rPr>
            </w:pPr>
            <w:r>
              <w:rPr>
                <w:rFonts w:cs="Times New Roman"/>
                <w:bCs/>
              </w:rPr>
              <w:t>0.0487</w:t>
            </w:r>
          </w:p>
        </w:tc>
        <w:tc>
          <w:tcPr>
            <w:tcW w:w="1189" w:type="dxa"/>
            <w:vMerge w:val="restart"/>
          </w:tcPr>
          <w:p w14:paraId="75807CE7" w14:textId="2B49D480" w:rsidR="00257DD2" w:rsidRDefault="00257DD2" w:rsidP="003C2FBC">
            <w:pPr>
              <w:spacing w:line="240" w:lineRule="auto"/>
              <w:jc w:val="center"/>
              <w:rPr>
                <w:rFonts w:cs="Times New Roman"/>
                <w:bCs/>
              </w:rPr>
            </w:pPr>
            <w:r>
              <w:rPr>
                <w:rFonts w:cs="Times New Roman"/>
                <w:bCs/>
              </w:rPr>
              <w:t>0.0127</w:t>
            </w:r>
          </w:p>
        </w:tc>
        <w:tc>
          <w:tcPr>
            <w:tcW w:w="990" w:type="dxa"/>
          </w:tcPr>
          <w:p w14:paraId="63836964" w14:textId="6398BC66" w:rsidR="00257DD2" w:rsidRDefault="00257DD2" w:rsidP="003C2FBC">
            <w:pPr>
              <w:spacing w:line="240" w:lineRule="auto"/>
              <w:jc w:val="center"/>
              <w:rPr>
                <w:rFonts w:cs="Times New Roman"/>
                <w:bCs/>
              </w:rPr>
            </w:pPr>
            <w:r>
              <w:rPr>
                <w:rFonts w:cs="Times New Roman"/>
                <w:bCs/>
              </w:rPr>
              <w:t>Live</w:t>
            </w:r>
          </w:p>
        </w:tc>
        <w:tc>
          <w:tcPr>
            <w:tcW w:w="1883" w:type="dxa"/>
          </w:tcPr>
          <w:p w14:paraId="433240F0" w14:textId="7E3669EA" w:rsidR="00257DD2" w:rsidRDefault="00257DD2" w:rsidP="00EF5A12">
            <w:pPr>
              <w:spacing w:line="240" w:lineRule="auto"/>
              <w:jc w:val="center"/>
              <w:rPr>
                <w:rFonts w:cs="Times New Roman"/>
                <w:bCs/>
              </w:rPr>
            </w:pPr>
            <w:r>
              <w:rPr>
                <w:rFonts w:cs="Times New Roman"/>
                <w:bCs/>
              </w:rPr>
              <w:t>1.19 (SD 0.869)</w:t>
            </w:r>
          </w:p>
        </w:tc>
        <w:tc>
          <w:tcPr>
            <w:tcW w:w="2442" w:type="dxa"/>
          </w:tcPr>
          <w:p w14:paraId="436F15C4" w14:textId="27F45052" w:rsidR="00257DD2" w:rsidRDefault="00257DD2" w:rsidP="00EF5A12">
            <w:pPr>
              <w:spacing w:line="240" w:lineRule="auto"/>
              <w:jc w:val="center"/>
              <w:rPr>
                <w:rFonts w:cs="Times New Roman"/>
                <w:bCs/>
              </w:rPr>
            </w:pPr>
            <w:r>
              <w:rPr>
                <w:rFonts w:cs="Times New Roman"/>
                <w:bCs/>
              </w:rPr>
              <w:t>0.628</w:t>
            </w:r>
          </w:p>
        </w:tc>
      </w:tr>
      <w:tr w:rsidR="00210F6D" w14:paraId="51214D1A" w14:textId="00819A76" w:rsidTr="00210F6D">
        <w:tc>
          <w:tcPr>
            <w:tcW w:w="699" w:type="dxa"/>
            <w:vMerge/>
          </w:tcPr>
          <w:p w14:paraId="76D5F36B" w14:textId="77777777" w:rsidR="00257DD2" w:rsidRDefault="00257DD2" w:rsidP="00B62A29">
            <w:pPr>
              <w:spacing w:line="240" w:lineRule="auto"/>
              <w:rPr>
                <w:rFonts w:cs="Times New Roman"/>
                <w:bCs/>
              </w:rPr>
            </w:pPr>
          </w:p>
        </w:tc>
        <w:tc>
          <w:tcPr>
            <w:tcW w:w="1062" w:type="dxa"/>
            <w:vMerge/>
          </w:tcPr>
          <w:p w14:paraId="08E851CD" w14:textId="77777777" w:rsidR="00257DD2" w:rsidRDefault="00257DD2" w:rsidP="003C2FBC">
            <w:pPr>
              <w:spacing w:line="240" w:lineRule="auto"/>
              <w:jc w:val="center"/>
              <w:rPr>
                <w:rFonts w:cs="Times New Roman"/>
                <w:bCs/>
              </w:rPr>
            </w:pPr>
          </w:p>
        </w:tc>
        <w:tc>
          <w:tcPr>
            <w:tcW w:w="1105" w:type="dxa"/>
            <w:vMerge/>
          </w:tcPr>
          <w:p w14:paraId="2C56E606" w14:textId="77777777" w:rsidR="00257DD2" w:rsidRDefault="00257DD2" w:rsidP="003C2FBC">
            <w:pPr>
              <w:spacing w:line="240" w:lineRule="auto"/>
              <w:jc w:val="center"/>
              <w:rPr>
                <w:rFonts w:cs="Times New Roman"/>
                <w:bCs/>
              </w:rPr>
            </w:pPr>
          </w:p>
        </w:tc>
        <w:tc>
          <w:tcPr>
            <w:tcW w:w="1189" w:type="dxa"/>
            <w:vMerge/>
          </w:tcPr>
          <w:p w14:paraId="2CD5094E" w14:textId="77777777" w:rsidR="00257DD2" w:rsidRDefault="00257DD2" w:rsidP="003C2FBC">
            <w:pPr>
              <w:spacing w:line="240" w:lineRule="auto"/>
              <w:jc w:val="center"/>
              <w:rPr>
                <w:rFonts w:cs="Times New Roman"/>
                <w:bCs/>
              </w:rPr>
            </w:pPr>
          </w:p>
        </w:tc>
        <w:tc>
          <w:tcPr>
            <w:tcW w:w="990" w:type="dxa"/>
          </w:tcPr>
          <w:p w14:paraId="5396D7C0" w14:textId="5D44A0AE" w:rsidR="00257DD2" w:rsidRDefault="00257DD2" w:rsidP="003C2FBC">
            <w:pPr>
              <w:spacing w:line="240" w:lineRule="auto"/>
              <w:jc w:val="center"/>
              <w:rPr>
                <w:rFonts w:cs="Times New Roman"/>
                <w:bCs/>
              </w:rPr>
            </w:pPr>
            <w:r>
              <w:rPr>
                <w:rFonts w:cs="Times New Roman"/>
                <w:bCs/>
              </w:rPr>
              <w:t>Dead</w:t>
            </w:r>
          </w:p>
        </w:tc>
        <w:tc>
          <w:tcPr>
            <w:tcW w:w="1883" w:type="dxa"/>
          </w:tcPr>
          <w:p w14:paraId="5561B847" w14:textId="3B0373B5" w:rsidR="00257DD2" w:rsidRDefault="00257DD2" w:rsidP="00EF5A12">
            <w:pPr>
              <w:spacing w:line="240" w:lineRule="auto"/>
              <w:jc w:val="center"/>
              <w:rPr>
                <w:rFonts w:cs="Times New Roman"/>
                <w:bCs/>
              </w:rPr>
            </w:pPr>
            <w:r>
              <w:rPr>
                <w:rFonts w:cs="Times New Roman"/>
                <w:bCs/>
              </w:rPr>
              <w:t>0.871 (SD 0.757)</w:t>
            </w:r>
          </w:p>
        </w:tc>
        <w:tc>
          <w:tcPr>
            <w:tcW w:w="2442" w:type="dxa"/>
          </w:tcPr>
          <w:p w14:paraId="5CDFB604" w14:textId="12E0A06E" w:rsidR="00257DD2" w:rsidRDefault="00257DD2" w:rsidP="00EF5A12">
            <w:pPr>
              <w:spacing w:line="240" w:lineRule="auto"/>
              <w:jc w:val="center"/>
              <w:rPr>
                <w:rFonts w:cs="Times New Roman"/>
                <w:bCs/>
              </w:rPr>
            </w:pPr>
            <w:r>
              <w:rPr>
                <w:rFonts w:cs="Times New Roman"/>
                <w:bCs/>
              </w:rPr>
              <w:t>0.629</w:t>
            </w:r>
          </w:p>
        </w:tc>
      </w:tr>
      <w:tr w:rsidR="00210F6D" w14:paraId="758AC3CB" w14:textId="7203E710" w:rsidTr="00210F6D">
        <w:tc>
          <w:tcPr>
            <w:tcW w:w="699" w:type="dxa"/>
            <w:vMerge/>
          </w:tcPr>
          <w:p w14:paraId="0597BC2F" w14:textId="77777777" w:rsidR="00257DD2" w:rsidRDefault="00257DD2" w:rsidP="00B62A29">
            <w:pPr>
              <w:spacing w:line="240" w:lineRule="auto"/>
              <w:rPr>
                <w:rFonts w:cs="Times New Roman"/>
                <w:bCs/>
              </w:rPr>
            </w:pPr>
          </w:p>
        </w:tc>
        <w:tc>
          <w:tcPr>
            <w:tcW w:w="1062" w:type="dxa"/>
            <w:vMerge w:val="restart"/>
          </w:tcPr>
          <w:p w14:paraId="291B1378" w14:textId="721F652B" w:rsidR="00257DD2" w:rsidRDefault="00257DD2" w:rsidP="003C2FBC">
            <w:pPr>
              <w:spacing w:line="240" w:lineRule="auto"/>
              <w:jc w:val="center"/>
              <w:rPr>
                <w:rFonts w:cs="Times New Roman"/>
                <w:bCs/>
              </w:rPr>
            </w:pPr>
            <w:r>
              <w:rPr>
                <w:rFonts w:cs="Times New Roman"/>
                <w:bCs/>
              </w:rPr>
              <w:t>High</w:t>
            </w:r>
          </w:p>
        </w:tc>
        <w:tc>
          <w:tcPr>
            <w:tcW w:w="1105" w:type="dxa"/>
            <w:vMerge w:val="restart"/>
          </w:tcPr>
          <w:p w14:paraId="0B024E16" w14:textId="3550C64E" w:rsidR="00257DD2" w:rsidRDefault="00257DD2" w:rsidP="003C2FBC">
            <w:pPr>
              <w:spacing w:line="240" w:lineRule="auto"/>
              <w:jc w:val="center"/>
              <w:rPr>
                <w:rFonts w:cs="Times New Roman"/>
                <w:bCs/>
              </w:rPr>
            </w:pPr>
            <w:r>
              <w:rPr>
                <w:rFonts w:cs="Times New Roman"/>
                <w:bCs/>
              </w:rPr>
              <w:t>0.109</w:t>
            </w:r>
          </w:p>
        </w:tc>
        <w:tc>
          <w:tcPr>
            <w:tcW w:w="1189" w:type="dxa"/>
            <w:vMerge w:val="restart"/>
          </w:tcPr>
          <w:p w14:paraId="47B0B68C" w14:textId="61915474" w:rsidR="00257DD2" w:rsidRDefault="00257DD2" w:rsidP="003C2FBC">
            <w:pPr>
              <w:spacing w:line="240" w:lineRule="auto"/>
              <w:jc w:val="center"/>
              <w:rPr>
                <w:rFonts w:cs="Times New Roman"/>
                <w:bCs/>
              </w:rPr>
            </w:pPr>
            <w:r>
              <w:rPr>
                <w:rFonts w:cs="Times New Roman"/>
                <w:bCs/>
              </w:rPr>
              <w:t>0.0286</w:t>
            </w:r>
          </w:p>
        </w:tc>
        <w:tc>
          <w:tcPr>
            <w:tcW w:w="990" w:type="dxa"/>
          </w:tcPr>
          <w:p w14:paraId="0EC6A582" w14:textId="03D2C3DD" w:rsidR="00257DD2" w:rsidRDefault="00257DD2" w:rsidP="003C2FBC">
            <w:pPr>
              <w:spacing w:line="240" w:lineRule="auto"/>
              <w:jc w:val="center"/>
              <w:rPr>
                <w:rFonts w:cs="Times New Roman"/>
                <w:bCs/>
              </w:rPr>
            </w:pPr>
            <w:r>
              <w:rPr>
                <w:rFonts w:cs="Times New Roman"/>
                <w:bCs/>
              </w:rPr>
              <w:t>Live</w:t>
            </w:r>
          </w:p>
        </w:tc>
        <w:tc>
          <w:tcPr>
            <w:tcW w:w="1883" w:type="dxa"/>
          </w:tcPr>
          <w:p w14:paraId="64E14420" w14:textId="1552835E" w:rsidR="00257DD2" w:rsidRDefault="00257DD2" w:rsidP="00EF5A12">
            <w:pPr>
              <w:spacing w:line="240" w:lineRule="auto"/>
              <w:jc w:val="center"/>
              <w:rPr>
                <w:rFonts w:cs="Times New Roman"/>
                <w:bCs/>
              </w:rPr>
            </w:pPr>
            <w:r>
              <w:rPr>
                <w:rFonts w:cs="Times New Roman"/>
                <w:bCs/>
              </w:rPr>
              <w:t>1.19 (SD 0.870)</w:t>
            </w:r>
          </w:p>
        </w:tc>
        <w:tc>
          <w:tcPr>
            <w:tcW w:w="2442" w:type="dxa"/>
          </w:tcPr>
          <w:p w14:paraId="75C82791" w14:textId="42F604D8" w:rsidR="00257DD2" w:rsidRDefault="00257DD2" w:rsidP="00EF5A12">
            <w:pPr>
              <w:spacing w:line="240" w:lineRule="auto"/>
              <w:jc w:val="center"/>
              <w:rPr>
                <w:rFonts w:cs="Times New Roman"/>
                <w:bCs/>
              </w:rPr>
            </w:pPr>
            <w:r>
              <w:rPr>
                <w:rFonts w:cs="Times New Roman"/>
                <w:bCs/>
              </w:rPr>
              <w:t>1.41</w:t>
            </w:r>
          </w:p>
        </w:tc>
      </w:tr>
      <w:tr w:rsidR="00210F6D" w14:paraId="75BAA399" w14:textId="75586B45" w:rsidTr="00210F6D">
        <w:tc>
          <w:tcPr>
            <w:tcW w:w="699" w:type="dxa"/>
            <w:vMerge/>
            <w:tcBorders>
              <w:bottom w:val="single" w:sz="4" w:space="0" w:color="auto"/>
            </w:tcBorders>
          </w:tcPr>
          <w:p w14:paraId="2228C71C" w14:textId="77777777" w:rsidR="00257DD2" w:rsidRDefault="00257DD2" w:rsidP="00B62A29">
            <w:pPr>
              <w:spacing w:line="240" w:lineRule="auto"/>
              <w:rPr>
                <w:rFonts w:cs="Times New Roman"/>
                <w:bCs/>
              </w:rPr>
            </w:pPr>
          </w:p>
        </w:tc>
        <w:tc>
          <w:tcPr>
            <w:tcW w:w="1062" w:type="dxa"/>
            <w:vMerge/>
            <w:tcBorders>
              <w:bottom w:val="single" w:sz="4" w:space="0" w:color="auto"/>
            </w:tcBorders>
          </w:tcPr>
          <w:p w14:paraId="116B3226" w14:textId="77777777" w:rsidR="00257DD2" w:rsidRDefault="00257DD2" w:rsidP="00B62A29">
            <w:pPr>
              <w:spacing w:line="240" w:lineRule="auto"/>
              <w:rPr>
                <w:rFonts w:cs="Times New Roman"/>
                <w:bCs/>
              </w:rPr>
            </w:pPr>
          </w:p>
        </w:tc>
        <w:tc>
          <w:tcPr>
            <w:tcW w:w="1105" w:type="dxa"/>
            <w:vMerge/>
            <w:tcBorders>
              <w:bottom w:val="single" w:sz="4" w:space="0" w:color="auto"/>
            </w:tcBorders>
          </w:tcPr>
          <w:p w14:paraId="5CDCAF5B" w14:textId="77777777" w:rsidR="00257DD2" w:rsidRDefault="00257DD2" w:rsidP="003C2FBC">
            <w:pPr>
              <w:spacing w:line="240" w:lineRule="auto"/>
              <w:jc w:val="center"/>
              <w:rPr>
                <w:rFonts w:cs="Times New Roman"/>
                <w:bCs/>
              </w:rPr>
            </w:pPr>
          </w:p>
        </w:tc>
        <w:tc>
          <w:tcPr>
            <w:tcW w:w="1189" w:type="dxa"/>
            <w:vMerge/>
            <w:tcBorders>
              <w:bottom w:val="single" w:sz="4" w:space="0" w:color="auto"/>
            </w:tcBorders>
          </w:tcPr>
          <w:p w14:paraId="073A20DD" w14:textId="77777777" w:rsidR="00257DD2" w:rsidRDefault="00257DD2" w:rsidP="003C2FBC">
            <w:pPr>
              <w:spacing w:line="240" w:lineRule="auto"/>
              <w:jc w:val="center"/>
              <w:rPr>
                <w:rFonts w:cs="Times New Roman"/>
                <w:bCs/>
              </w:rPr>
            </w:pPr>
          </w:p>
        </w:tc>
        <w:tc>
          <w:tcPr>
            <w:tcW w:w="990" w:type="dxa"/>
            <w:tcBorders>
              <w:bottom w:val="single" w:sz="4" w:space="0" w:color="auto"/>
            </w:tcBorders>
          </w:tcPr>
          <w:p w14:paraId="586F9F64" w14:textId="6157FAB7" w:rsidR="00257DD2" w:rsidRDefault="00257DD2" w:rsidP="003C2FBC">
            <w:pPr>
              <w:spacing w:line="240" w:lineRule="auto"/>
              <w:jc w:val="center"/>
              <w:rPr>
                <w:rFonts w:cs="Times New Roman"/>
                <w:bCs/>
              </w:rPr>
            </w:pPr>
            <w:r>
              <w:rPr>
                <w:rFonts w:cs="Times New Roman"/>
                <w:bCs/>
              </w:rPr>
              <w:t>Dead</w:t>
            </w:r>
          </w:p>
        </w:tc>
        <w:tc>
          <w:tcPr>
            <w:tcW w:w="1883" w:type="dxa"/>
            <w:tcBorders>
              <w:bottom w:val="single" w:sz="4" w:space="0" w:color="auto"/>
            </w:tcBorders>
          </w:tcPr>
          <w:p w14:paraId="53ACC723" w14:textId="572C5E25" w:rsidR="00257DD2" w:rsidRDefault="00257DD2" w:rsidP="00EF5A12">
            <w:pPr>
              <w:spacing w:line="240" w:lineRule="auto"/>
              <w:jc w:val="center"/>
              <w:rPr>
                <w:rFonts w:cs="Times New Roman"/>
                <w:bCs/>
              </w:rPr>
            </w:pPr>
            <w:r>
              <w:rPr>
                <w:rFonts w:cs="Times New Roman"/>
                <w:bCs/>
              </w:rPr>
              <w:t>0.871 (SD 0.752)</w:t>
            </w:r>
          </w:p>
        </w:tc>
        <w:tc>
          <w:tcPr>
            <w:tcW w:w="2442" w:type="dxa"/>
            <w:tcBorders>
              <w:bottom w:val="single" w:sz="4" w:space="0" w:color="auto"/>
            </w:tcBorders>
          </w:tcPr>
          <w:p w14:paraId="4D429306" w14:textId="7D2F6558" w:rsidR="00257DD2" w:rsidRDefault="00257DD2" w:rsidP="00EF5A12">
            <w:pPr>
              <w:spacing w:line="240" w:lineRule="auto"/>
              <w:jc w:val="center"/>
              <w:rPr>
                <w:rFonts w:cs="Times New Roman"/>
                <w:bCs/>
              </w:rPr>
            </w:pPr>
            <w:r>
              <w:rPr>
                <w:rFonts w:cs="Times New Roman"/>
                <w:bCs/>
              </w:rPr>
              <w:t>1.41</w:t>
            </w:r>
          </w:p>
        </w:tc>
      </w:tr>
    </w:tbl>
    <w:p w14:paraId="23956CB8" w14:textId="77777777" w:rsidR="002A78AB" w:rsidRPr="00B62A29" w:rsidRDefault="002A78AB" w:rsidP="00B62A29">
      <w:pPr>
        <w:spacing w:line="240" w:lineRule="auto"/>
        <w:rPr>
          <w:rFonts w:cs="Times New Roman"/>
          <w:bCs/>
        </w:rPr>
      </w:pPr>
    </w:p>
    <w:bookmarkEnd w:id="89"/>
    <w:p w14:paraId="573C9213" w14:textId="236FA4B3" w:rsidR="005760E6" w:rsidRDefault="00B55B97" w:rsidP="000F1E28">
      <w:pPr>
        <w:pStyle w:val="Heading3"/>
        <w:rPr>
          <w:rFonts w:cs="Times New Roman"/>
        </w:rPr>
      </w:pPr>
      <w:r w:rsidRPr="00934247">
        <w:rPr>
          <w:rFonts w:cs="Times New Roman"/>
        </w:rPr>
        <w:t xml:space="preserve">Fuel </w:t>
      </w:r>
      <w:r w:rsidR="004C6443">
        <w:rPr>
          <w:rFonts w:cs="Times New Roman"/>
        </w:rPr>
        <w:t>Structure</w:t>
      </w:r>
    </w:p>
    <w:p w14:paraId="54E0B1E8" w14:textId="69704B3B" w:rsidR="007E5615" w:rsidRDefault="0035031E" w:rsidP="0035031E">
      <w:r>
        <w:tab/>
        <w:t xml:space="preserve">Surface fuels were less connected in thrice-burned plots compared to once-burned (Fig. </w:t>
      </w:r>
      <w:r w:rsidR="00007890">
        <w:t>4</w:t>
      </w:r>
      <w:r>
        <w:t>)</w:t>
      </w:r>
      <w:r w:rsidR="00512CF8">
        <w:t>. Once-burned plots had greater cover of surface fuels and greater fuel loads than thrice-burned stands (Table 2). Thrice-burned plots had high amounts of patches of litter alone without surface fuels (Fig. 4)</w:t>
      </w:r>
    </w:p>
    <w:p w14:paraId="06774654" w14:textId="77777777" w:rsidR="004C6443" w:rsidRDefault="004C6443">
      <w:r>
        <w:br w:type="page"/>
      </w:r>
    </w:p>
    <w:tbl>
      <w:tblPr>
        <w:tblStyle w:val="TableGrid"/>
        <w:tblW w:w="0" w:type="auto"/>
        <w:tblLook w:val="04A0" w:firstRow="1" w:lastRow="0" w:firstColumn="1" w:lastColumn="0" w:noHBand="0" w:noVBand="1"/>
      </w:tblPr>
      <w:tblGrid>
        <w:gridCol w:w="715"/>
        <w:gridCol w:w="1530"/>
        <w:gridCol w:w="892"/>
        <w:gridCol w:w="870"/>
        <w:gridCol w:w="1118"/>
        <w:gridCol w:w="1083"/>
        <w:gridCol w:w="1520"/>
        <w:gridCol w:w="990"/>
      </w:tblGrid>
      <w:tr w:rsidR="00FD0F80" w14:paraId="37C08A5E" w14:textId="695750BB" w:rsidTr="004C6443">
        <w:tc>
          <w:tcPr>
            <w:tcW w:w="8718" w:type="dxa"/>
            <w:gridSpan w:val="8"/>
            <w:tcBorders>
              <w:top w:val="nil"/>
              <w:left w:val="nil"/>
              <w:right w:val="nil"/>
            </w:tcBorders>
          </w:tcPr>
          <w:p w14:paraId="55C0F64A" w14:textId="6669DE05" w:rsidR="00FD0F80" w:rsidRDefault="00FD0F80" w:rsidP="0035031E">
            <w:pPr>
              <w:suppressLineNumbers/>
              <w:spacing w:line="240" w:lineRule="auto"/>
            </w:pPr>
            <w:r w:rsidRPr="00512CF8">
              <w:rPr>
                <w:b/>
                <w:bCs/>
              </w:rPr>
              <w:lastRenderedPageBreak/>
              <w:t>Table 2.</w:t>
            </w:r>
            <w:r w:rsidR="00512CF8">
              <w:t xml:space="preserve"> Characteristics of surface fuel and ground cover between once-burned and thrice-burned plots. </w:t>
            </w:r>
          </w:p>
        </w:tc>
      </w:tr>
      <w:tr w:rsidR="00FD0F80" w14:paraId="34320180" w14:textId="57FDF9D2" w:rsidTr="004C6443">
        <w:tc>
          <w:tcPr>
            <w:tcW w:w="715" w:type="dxa"/>
          </w:tcPr>
          <w:p w14:paraId="70890852" w14:textId="43316D8A" w:rsidR="00FD0F80" w:rsidRDefault="00FD0F80" w:rsidP="0035031E">
            <w:pPr>
              <w:suppressLineNumbers/>
              <w:spacing w:line="240" w:lineRule="auto"/>
            </w:pPr>
            <w:r>
              <w:t>Burn</w:t>
            </w:r>
          </w:p>
        </w:tc>
        <w:tc>
          <w:tcPr>
            <w:tcW w:w="1530" w:type="dxa"/>
          </w:tcPr>
          <w:p w14:paraId="54111944" w14:textId="6CD5E023" w:rsidR="00FD0F80" w:rsidRDefault="00FD0F80" w:rsidP="0035031E">
            <w:pPr>
              <w:suppressLineNumbers/>
              <w:spacing w:line="240" w:lineRule="auto"/>
            </w:pPr>
            <w:r>
              <w:t>Fuel Type</w:t>
            </w:r>
          </w:p>
        </w:tc>
        <w:tc>
          <w:tcPr>
            <w:tcW w:w="892" w:type="dxa"/>
          </w:tcPr>
          <w:p w14:paraId="2F0319B3" w14:textId="423A8886" w:rsidR="00FD0F80" w:rsidRDefault="00FD0F80" w:rsidP="0035031E">
            <w:pPr>
              <w:suppressLineNumbers/>
              <w:spacing w:line="240" w:lineRule="auto"/>
            </w:pPr>
            <w:r>
              <w:t xml:space="preserve">% </w:t>
            </w:r>
            <w:r w:rsidR="004C6443">
              <w:t>C</w:t>
            </w:r>
            <w:r>
              <w:t>over</w:t>
            </w:r>
          </w:p>
        </w:tc>
        <w:tc>
          <w:tcPr>
            <w:tcW w:w="870" w:type="dxa"/>
          </w:tcPr>
          <w:p w14:paraId="24FDB342" w14:textId="4F1C686F" w:rsidR="00FD0F80" w:rsidRDefault="00FD0F80" w:rsidP="0035031E">
            <w:pPr>
              <w:suppressLineNumbers/>
              <w:spacing w:line="240" w:lineRule="auto"/>
            </w:pPr>
            <w:r>
              <w:t>Height (m)</w:t>
            </w:r>
          </w:p>
        </w:tc>
        <w:tc>
          <w:tcPr>
            <w:tcW w:w="1118" w:type="dxa"/>
          </w:tcPr>
          <w:p w14:paraId="33D2AC8A" w14:textId="1C4858AC" w:rsidR="00FD0F80" w:rsidRDefault="00FD0F80" w:rsidP="0035031E">
            <w:pPr>
              <w:suppressLineNumbers/>
              <w:spacing w:line="240" w:lineRule="auto"/>
            </w:pPr>
            <w:r>
              <w:t>Moisture (kg)</w:t>
            </w:r>
          </w:p>
        </w:tc>
        <w:tc>
          <w:tcPr>
            <w:tcW w:w="1083" w:type="dxa"/>
          </w:tcPr>
          <w:p w14:paraId="07E62573" w14:textId="05979781" w:rsidR="00FD0F80" w:rsidRDefault="00FD0F80" w:rsidP="0035031E">
            <w:pPr>
              <w:suppressLineNumbers/>
              <w:spacing w:line="240" w:lineRule="auto"/>
            </w:pPr>
            <w:r>
              <w:t>Moisture (%)</w:t>
            </w:r>
          </w:p>
        </w:tc>
        <w:tc>
          <w:tcPr>
            <w:tcW w:w="1520" w:type="dxa"/>
          </w:tcPr>
          <w:p w14:paraId="42BBB743" w14:textId="6D9AA34E" w:rsidR="00FD0F80" w:rsidRDefault="00FD0F80" w:rsidP="0035031E">
            <w:pPr>
              <w:suppressLineNumbers/>
              <w:spacing w:line="240" w:lineRule="auto"/>
            </w:pPr>
            <w:r>
              <w:t>Bulk Density (kg/m</w:t>
            </w:r>
            <w:r w:rsidRPr="00FD0F80">
              <w:rPr>
                <w:vertAlign w:val="superscript"/>
              </w:rPr>
              <w:t>3</w:t>
            </w:r>
            <w:r>
              <w:t>)</w:t>
            </w:r>
          </w:p>
        </w:tc>
        <w:tc>
          <w:tcPr>
            <w:tcW w:w="990" w:type="dxa"/>
          </w:tcPr>
          <w:p w14:paraId="4565DC1C" w14:textId="6D6CA22E" w:rsidR="00FD0F80" w:rsidRDefault="00FD0F80" w:rsidP="0035031E">
            <w:pPr>
              <w:suppressLineNumbers/>
              <w:spacing w:line="240" w:lineRule="auto"/>
            </w:pPr>
            <w:r>
              <w:t>Load (kg/m</w:t>
            </w:r>
            <w:r w:rsidRPr="00FD0F80">
              <w:rPr>
                <w:vertAlign w:val="superscript"/>
              </w:rPr>
              <w:t>2</w:t>
            </w:r>
            <w:r>
              <w:t>)</w:t>
            </w:r>
          </w:p>
        </w:tc>
      </w:tr>
      <w:tr w:rsidR="00FD0F80" w14:paraId="06A5B636" w14:textId="4A64142B" w:rsidTr="004C6443">
        <w:tc>
          <w:tcPr>
            <w:tcW w:w="715" w:type="dxa"/>
            <w:vMerge w:val="restart"/>
          </w:tcPr>
          <w:p w14:paraId="7D705D65" w14:textId="3FD274FC" w:rsidR="00FD0F80" w:rsidRDefault="00FD0F80" w:rsidP="0035031E">
            <w:pPr>
              <w:suppressLineNumbers/>
              <w:spacing w:line="240" w:lineRule="auto"/>
            </w:pPr>
            <w:r>
              <w:t>1</w:t>
            </w:r>
          </w:p>
        </w:tc>
        <w:tc>
          <w:tcPr>
            <w:tcW w:w="1530" w:type="dxa"/>
          </w:tcPr>
          <w:p w14:paraId="5ABBD9FC" w14:textId="02610293" w:rsidR="00FD0F80" w:rsidRDefault="00FD0F80" w:rsidP="0035031E">
            <w:pPr>
              <w:suppressLineNumbers/>
              <w:spacing w:line="240" w:lineRule="auto"/>
            </w:pPr>
            <w:r>
              <w:t>Litter</w:t>
            </w:r>
          </w:p>
        </w:tc>
        <w:tc>
          <w:tcPr>
            <w:tcW w:w="892" w:type="dxa"/>
          </w:tcPr>
          <w:p w14:paraId="73A680C5" w14:textId="749DA91A" w:rsidR="00FD0F80" w:rsidRDefault="00FD0F80" w:rsidP="00512CF8">
            <w:pPr>
              <w:suppressLineNumbers/>
              <w:spacing w:line="240" w:lineRule="auto"/>
              <w:jc w:val="center"/>
            </w:pPr>
            <w:r>
              <w:t>13.9%</w:t>
            </w:r>
          </w:p>
        </w:tc>
        <w:tc>
          <w:tcPr>
            <w:tcW w:w="870" w:type="dxa"/>
          </w:tcPr>
          <w:p w14:paraId="55A6F8CE" w14:textId="25629C6F" w:rsidR="00FD0F80" w:rsidRDefault="00FD0F80" w:rsidP="00512CF8">
            <w:pPr>
              <w:suppressLineNumbers/>
              <w:spacing w:line="240" w:lineRule="auto"/>
              <w:jc w:val="center"/>
            </w:pPr>
            <w:r>
              <w:t>0.04</w:t>
            </w:r>
          </w:p>
        </w:tc>
        <w:tc>
          <w:tcPr>
            <w:tcW w:w="1118" w:type="dxa"/>
            <w:vMerge w:val="restart"/>
          </w:tcPr>
          <w:p w14:paraId="01A3DEC4" w14:textId="2CB91BC7" w:rsidR="00FD0F80" w:rsidRDefault="00FD0F80" w:rsidP="00512CF8">
            <w:pPr>
              <w:suppressLineNumbers/>
              <w:spacing w:line="240" w:lineRule="auto"/>
              <w:jc w:val="center"/>
            </w:pPr>
            <w:r>
              <w:t>0.0255</w:t>
            </w:r>
          </w:p>
        </w:tc>
        <w:tc>
          <w:tcPr>
            <w:tcW w:w="1083" w:type="dxa"/>
          </w:tcPr>
          <w:p w14:paraId="1EB96C2F" w14:textId="1D499379" w:rsidR="00FD0F80" w:rsidRDefault="00FD0F80" w:rsidP="00512CF8">
            <w:pPr>
              <w:suppressLineNumbers/>
              <w:spacing w:line="240" w:lineRule="auto"/>
              <w:jc w:val="center"/>
            </w:pPr>
            <w:r>
              <w:t>20</w:t>
            </w:r>
          </w:p>
        </w:tc>
        <w:tc>
          <w:tcPr>
            <w:tcW w:w="1520" w:type="dxa"/>
          </w:tcPr>
          <w:p w14:paraId="5D38B3B1" w14:textId="441097C5" w:rsidR="00FD0F80" w:rsidRDefault="00FD0F80" w:rsidP="00512CF8">
            <w:pPr>
              <w:suppressLineNumbers/>
              <w:spacing w:line="240" w:lineRule="auto"/>
              <w:jc w:val="center"/>
            </w:pPr>
            <w:r>
              <w:t>2</w:t>
            </w:r>
          </w:p>
        </w:tc>
        <w:tc>
          <w:tcPr>
            <w:tcW w:w="990" w:type="dxa"/>
          </w:tcPr>
          <w:p w14:paraId="7C66A017" w14:textId="0AC739F2" w:rsidR="00FD0F80" w:rsidRDefault="00FD0F80" w:rsidP="0035031E">
            <w:pPr>
              <w:suppressLineNumbers/>
              <w:spacing w:line="240" w:lineRule="auto"/>
            </w:pPr>
            <w:r>
              <w:t>0.02</w:t>
            </w:r>
          </w:p>
        </w:tc>
      </w:tr>
      <w:tr w:rsidR="00FD0F80" w14:paraId="7C54A7BA" w14:textId="325F2240" w:rsidTr="004C6443">
        <w:tc>
          <w:tcPr>
            <w:tcW w:w="715" w:type="dxa"/>
            <w:vMerge/>
          </w:tcPr>
          <w:p w14:paraId="1E4BE127" w14:textId="77777777" w:rsidR="00FD0F80" w:rsidRDefault="00FD0F80" w:rsidP="0035031E">
            <w:pPr>
              <w:suppressLineNumbers/>
              <w:spacing w:line="240" w:lineRule="auto"/>
            </w:pPr>
          </w:p>
        </w:tc>
        <w:tc>
          <w:tcPr>
            <w:tcW w:w="1530" w:type="dxa"/>
          </w:tcPr>
          <w:p w14:paraId="60096898" w14:textId="3F4D1BE0" w:rsidR="00FD0F80" w:rsidRDefault="00FD0F80" w:rsidP="0035031E">
            <w:pPr>
              <w:suppressLineNumbers/>
              <w:spacing w:line="240" w:lineRule="auto"/>
            </w:pPr>
            <w:r>
              <w:t>Litter, Herbs, Shrubs</w:t>
            </w:r>
          </w:p>
        </w:tc>
        <w:tc>
          <w:tcPr>
            <w:tcW w:w="892" w:type="dxa"/>
          </w:tcPr>
          <w:p w14:paraId="63FE7E73" w14:textId="5C6D0DC7" w:rsidR="00FD0F80" w:rsidRDefault="00FD0F80" w:rsidP="00512CF8">
            <w:pPr>
              <w:suppressLineNumbers/>
              <w:spacing w:line="240" w:lineRule="auto"/>
              <w:jc w:val="center"/>
            </w:pPr>
            <w:r>
              <w:t>86.2%</w:t>
            </w:r>
          </w:p>
        </w:tc>
        <w:tc>
          <w:tcPr>
            <w:tcW w:w="870" w:type="dxa"/>
          </w:tcPr>
          <w:p w14:paraId="3545E13D" w14:textId="244116C0" w:rsidR="00FD0F80" w:rsidRDefault="00FD0F80" w:rsidP="00512CF8">
            <w:pPr>
              <w:suppressLineNumbers/>
              <w:spacing w:line="240" w:lineRule="auto"/>
              <w:jc w:val="center"/>
            </w:pPr>
            <w:r>
              <w:t>0.243</w:t>
            </w:r>
          </w:p>
        </w:tc>
        <w:tc>
          <w:tcPr>
            <w:tcW w:w="1118" w:type="dxa"/>
            <w:vMerge/>
          </w:tcPr>
          <w:p w14:paraId="54DEA45F" w14:textId="6A0A6B09" w:rsidR="00FD0F80" w:rsidRDefault="00FD0F80" w:rsidP="00512CF8">
            <w:pPr>
              <w:suppressLineNumbers/>
              <w:spacing w:line="240" w:lineRule="auto"/>
              <w:jc w:val="center"/>
            </w:pPr>
          </w:p>
        </w:tc>
        <w:tc>
          <w:tcPr>
            <w:tcW w:w="1083" w:type="dxa"/>
          </w:tcPr>
          <w:p w14:paraId="7A2F69BC" w14:textId="0A593089" w:rsidR="00FD0F80" w:rsidRDefault="00FD0F80" w:rsidP="00512CF8">
            <w:pPr>
              <w:suppressLineNumbers/>
              <w:spacing w:line="240" w:lineRule="auto"/>
              <w:jc w:val="center"/>
            </w:pPr>
            <w:r>
              <w:t>38</w:t>
            </w:r>
          </w:p>
        </w:tc>
        <w:tc>
          <w:tcPr>
            <w:tcW w:w="1520" w:type="dxa"/>
          </w:tcPr>
          <w:p w14:paraId="6CCCD06B" w14:textId="54C10A9E" w:rsidR="00FD0F80" w:rsidRDefault="00FD0F80" w:rsidP="00512CF8">
            <w:pPr>
              <w:suppressLineNumbers/>
              <w:spacing w:line="240" w:lineRule="auto"/>
              <w:jc w:val="center"/>
            </w:pPr>
            <w:r>
              <w:t>3.64</w:t>
            </w:r>
          </w:p>
        </w:tc>
        <w:tc>
          <w:tcPr>
            <w:tcW w:w="990" w:type="dxa"/>
          </w:tcPr>
          <w:p w14:paraId="06B1C5EC" w14:textId="17C34994" w:rsidR="00FD0F80" w:rsidRDefault="00FD0F80" w:rsidP="0035031E">
            <w:pPr>
              <w:suppressLineNumbers/>
              <w:spacing w:line="240" w:lineRule="auto"/>
            </w:pPr>
            <w:r>
              <w:t>0.0668</w:t>
            </w:r>
          </w:p>
        </w:tc>
      </w:tr>
      <w:tr w:rsidR="00FD0F80" w14:paraId="060D5D00" w14:textId="1A8B727B" w:rsidTr="004C6443">
        <w:tc>
          <w:tcPr>
            <w:tcW w:w="715" w:type="dxa"/>
            <w:vMerge w:val="restart"/>
          </w:tcPr>
          <w:p w14:paraId="56B374E4" w14:textId="0C334874" w:rsidR="00FD0F80" w:rsidRDefault="00FD0F80" w:rsidP="0035031E">
            <w:pPr>
              <w:suppressLineNumbers/>
              <w:spacing w:line="240" w:lineRule="auto"/>
            </w:pPr>
            <w:r>
              <w:t>3</w:t>
            </w:r>
          </w:p>
        </w:tc>
        <w:tc>
          <w:tcPr>
            <w:tcW w:w="1530" w:type="dxa"/>
          </w:tcPr>
          <w:p w14:paraId="3D984571" w14:textId="278F6EE1" w:rsidR="00FD0F80" w:rsidRDefault="00FD0F80" w:rsidP="0035031E">
            <w:pPr>
              <w:suppressLineNumbers/>
              <w:spacing w:line="240" w:lineRule="auto"/>
            </w:pPr>
            <w:r>
              <w:t>Litter</w:t>
            </w:r>
          </w:p>
        </w:tc>
        <w:tc>
          <w:tcPr>
            <w:tcW w:w="892" w:type="dxa"/>
          </w:tcPr>
          <w:p w14:paraId="15ACC822" w14:textId="0A46DA7C" w:rsidR="00FD0F80" w:rsidRDefault="00FD0F80" w:rsidP="00512CF8">
            <w:pPr>
              <w:suppressLineNumbers/>
              <w:spacing w:line="240" w:lineRule="auto"/>
              <w:jc w:val="center"/>
            </w:pPr>
            <w:r>
              <w:t>61.1%</w:t>
            </w:r>
          </w:p>
        </w:tc>
        <w:tc>
          <w:tcPr>
            <w:tcW w:w="870" w:type="dxa"/>
          </w:tcPr>
          <w:p w14:paraId="20869027" w14:textId="4D224BDD" w:rsidR="00FD0F80" w:rsidRDefault="00FD0F80" w:rsidP="00512CF8">
            <w:pPr>
              <w:suppressLineNumbers/>
              <w:spacing w:line="240" w:lineRule="auto"/>
              <w:jc w:val="center"/>
            </w:pPr>
            <w:r>
              <w:t>0.04</w:t>
            </w:r>
          </w:p>
        </w:tc>
        <w:tc>
          <w:tcPr>
            <w:tcW w:w="1118" w:type="dxa"/>
            <w:vMerge w:val="restart"/>
          </w:tcPr>
          <w:p w14:paraId="6554ECCD" w14:textId="1D7F08DD" w:rsidR="00FD0F80" w:rsidRDefault="00FD0F80" w:rsidP="00512CF8">
            <w:pPr>
              <w:suppressLineNumbers/>
              <w:spacing w:line="240" w:lineRule="auto"/>
              <w:jc w:val="center"/>
            </w:pPr>
            <w:r>
              <w:t>0.0155</w:t>
            </w:r>
          </w:p>
        </w:tc>
        <w:tc>
          <w:tcPr>
            <w:tcW w:w="1083" w:type="dxa"/>
          </w:tcPr>
          <w:p w14:paraId="59141302" w14:textId="30A01C2F" w:rsidR="00FD0F80" w:rsidRDefault="00FD0F80" w:rsidP="00512CF8">
            <w:pPr>
              <w:suppressLineNumbers/>
              <w:spacing w:line="240" w:lineRule="auto"/>
              <w:jc w:val="center"/>
            </w:pPr>
            <w:r>
              <w:t>20</w:t>
            </w:r>
          </w:p>
        </w:tc>
        <w:tc>
          <w:tcPr>
            <w:tcW w:w="1520" w:type="dxa"/>
          </w:tcPr>
          <w:p w14:paraId="13FB5A8D" w14:textId="0CC12FD6" w:rsidR="00FD0F80" w:rsidRDefault="00FD0F80" w:rsidP="00512CF8">
            <w:pPr>
              <w:suppressLineNumbers/>
              <w:spacing w:line="240" w:lineRule="auto"/>
              <w:jc w:val="center"/>
            </w:pPr>
            <w:r>
              <w:t>2</w:t>
            </w:r>
          </w:p>
        </w:tc>
        <w:tc>
          <w:tcPr>
            <w:tcW w:w="990" w:type="dxa"/>
          </w:tcPr>
          <w:p w14:paraId="72B38D0E" w14:textId="04A60EA2" w:rsidR="00FD0F80" w:rsidRDefault="00FD0F80" w:rsidP="0035031E">
            <w:pPr>
              <w:suppressLineNumbers/>
              <w:spacing w:line="240" w:lineRule="auto"/>
            </w:pPr>
            <w:r>
              <w:t>0.02</w:t>
            </w:r>
          </w:p>
        </w:tc>
      </w:tr>
      <w:tr w:rsidR="00FD0F80" w14:paraId="3E33CC7B" w14:textId="7E2BD4E6" w:rsidTr="004C6443">
        <w:tc>
          <w:tcPr>
            <w:tcW w:w="715" w:type="dxa"/>
            <w:vMerge/>
          </w:tcPr>
          <w:p w14:paraId="49B58B63" w14:textId="77777777" w:rsidR="00FD0F80" w:rsidRDefault="00FD0F80" w:rsidP="0035031E">
            <w:pPr>
              <w:suppressLineNumbers/>
              <w:spacing w:line="240" w:lineRule="auto"/>
            </w:pPr>
          </w:p>
        </w:tc>
        <w:tc>
          <w:tcPr>
            <w:tcW w:w="1530" w:type="dxa"/>
          </w:tcPr>
          <w:p w14:paraId="54B12C41" w14:textId="34A04D39" w:rsidR="00FD0F80" w:rsidRDefault="00FD0F80" w:rsidP="0035031E">
            <w:pPr>
              <w:suppressLineNumbers/>
              <w:spacing w:line="240" w:lineRule="auto"/>
            </w:pPr>
            <w:r>
              <w:t>Litter, herbs, shrubs</w:t>
            </w:r>
          </w:p>
        </w:tc>
        <w:tc>
          <w:tcPr>
            <w:tcW w:w="892" w:type="dxa"/>
          </w:tcPr>
          <w:p w14:paraId="2BFBAAE8" w14:textId="0BB1287D" w:rsidR="00FD0F80" w:rsidRDefault="00FD0F80" w:rsidP="00512CF8">
            <w:pPr>
              <w:suppressLineNumbers/>
              <w:spacing w:line="240" w:lineRule="auto"/>
              <w:jc w:val="center"/>
            </w:pPr>
            <w:r>
              <w:t>38.9%</w:t>
            </w:r>
          </w:p>
        </w:tc>
        <w:tc>
          <w:tcPr>
            <w:tcW w:w="870" w:type="dxa"/>
          </w:tcPr>
          <w:p w14:paraId="70D85255" w14:textId="3F9BDE11" w:rsidR="00FD0F80" w:rsidRDefault="00FD0F80" w:rsidP="00512CF8">
            <w:pPr>
              <w:suppressLineNumbers/>
              <w:spacing w:line="240" w:lineRule="auto"/>
              <w:jc w:val="center"/>
            </w:pPr>
            <w:r>
              <w:t>0.243</w:t>
            </w:r>
          </w:p>
        </w:tc>
        <w:tc>
          <w:tcPr>
            <w:tcW w:w="1118" w:type="dxa"/>
            <w:vMerge/>
          </w:tcPr>
          <w:p w14:paraId="35DB6EBB" w14:textId="4F3E20D9" w:rsidR="00FD0F80" w:rsidRDefault="00FD0F80" w:rsidP="0035031E">
            <w:pPr>
              <w:suppressLineNumbers/>
              <w:spacing w:line="240" w:lineRule="auto"/>
            </w:pPr>
          </w:p>
        </w:tc>
        <w:tc>
          <w:tcPr>
            <w:tcW w:w="1083" w:type="dxa"/>
          </w:tcPr>
          <w:p w14:paraId="556DC1C8" w14:textId="2B50566F" w:rsidR="00FD0F80" w:rsidRDefault="00FD0F80" w:rsidP="00512CF8">
            <w:pPr>
              <w:suppressLineNumbers/>
              <w:spacing w:line="240" w:lineRule="auto"/>
              <w:jc w:val="center"/>
            </w:pPr>
            <w:r>
              <w:t>65</w:t>
            </w:r>
          </w:p>
        </w:tc>
        <w:tc>
          <w:tcPr>
            <w:tcW w:w="1520" w:type="dxa"/>
          </w:tcPr>
          <w:p w14:paraId="66A950AF" w14:textId="07088CF9" w:rsidR="00FD0F80" w:rsidRDefault="00FD0F80" w:rsidP="00512CF8">
            <w:pPr>
              <w:suppressLineNumbers/>
              <w:spacing w:line="240" w:lineRule="auto"/>
              <w:jc w:val="center"/>
            </w:pPr>
            <w:r>
              <w:t>10.2</w:t>
            </w:r>
          </w:p>
        </w:tc>
        <w:tc>
          <w:tcPr>
            <w:tcW w:w="990" w:type="dxa"/>
          </w:tcPr>
          <w:p w14:paraId="729382A6" w14:textId="132F5BA7" w:rsidR="00FD0F80" w:rsidRDefault="00FD0F80" w:rsidP="0035031E">
            <w:pPr>
              <w:suppressLineNumbers/>
              <w:spacing w:line="240" w:lineRule="auto"/>
            </w:pPr>
            <w:r>
              <w:t>0.0238</w:t>
            </w:r>
          </w:p>
        </w:tc>
      </w:tr>
    </w:tbl>
    <w:p w14:paraId="2A13EE9D" w14:textId="77777777" w:rsidR="00FD0F80" w:rsidRDefault="00FD0F80" w:rsidP="0035031E">
      <w:pPr>
        <w:suppressLineNumbers/>
        <w:spacing w:line="240" w:lineRule="auto"/>
      </w:pPr>
    </w:p>
    <w:p w14:paraId="1CD2688B" w14:textId="77777777" w:rsidR="00FD0F80" w:rsidRDefault="00FD0F80" w:rsidP="0035031E">
      <w:pPr>
        <w:suppressLineNumbers/>
        <w:spacing w:line="240" w:lineRule="auto"/>
      </w:pPr>
    </w:p>
    <w:p w14:paraId="6709C9BC" w14:textId="758F7D9A" w:rsidR="0035031E" w:rsidRPr="00FE21AD" w:rsidRDefault="0035031E" w:rsidP="0035031E">
      <w:pPr>
        <w:suppressLineNumbers/>
        <w:spacing w:line="240" w:lineRule="auto"/>
      </w:pPr>
      <w:r>
        <w:rPr>
          <w:noProof/>
        </w:rPr>
        <w:drawing>
          <wp:inline distT="0" distB="0" distL="0" distR="0" wp14:anchorId="2A88E601" wp14:editId="60EC7F84">
            <wp:extent cx="5713744" cy="17920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5">
                      <a:extLst>
                        <a:ext uri="{28A0092B-C50C-407E-A947-70E740481C1C}">
                          <a14:useLocalDpi xmlns:a14="http://schemas.microsoft.com/office/drawing/2010/main" val="0"/>
                        </a:ext>
                      </a:extLst>
                    </a:blip>
                    <a:srcRect t="10628" b="8722"/>
                    <a:stretch/>
                  </pic:blipFill>
                  <pic:spPr bwMode="auto">
                    <a:xfrm>
                      <a:off x="0" y="0"/>
                      <a:ext cx="5715000" cy="1792414"/>
                    </a:xfrm>
                    <a:prstGeom prst="rect">
                      <a:avLst/>
                    </a:prstGeom>
                    <a:ln>
                      <a:noFill/>
                    </a:ln>
                    <a:extLst>
                      <a:ext uri="{53640926-AAD7-44D8-BBD7-CCE9431645EC}">
                        <a14:shadowObscured xmlns:a14="http://schemas.microsoft.com/office/drawing/2010/main"/>
                      </a:ext>
                    </a:extLst>
                  </pic:spPr>
                </pic:pic>
              </a:graphicData>
            </a:graphic>
          </wp:inline>
        </w:drawing>
      </w:r>
    </w:p>
    <w:p w14:paraId="50664C90" w14:textId="5A583B9E" w:rsidR="0035031E" w:rsidRDefault="0035031E" w:rsidP="00512CF8">
      <w:pPr>
        <w:spacing w:line="240" w:lineRule="auto"/>
      </w:pPr>
      <w:r w:rsidRPr="00F451E2">
        <w:rPr>
          <w:b/>
          <w:bCs/>
        </w:rPr>
        <w:t xml:space="preserve">Figure </w:t>
      </w:r>
      <w:r w:rsidR="00007890">
        <w:rPr>
          <w:b/>
          <w:bCs/>
        </w:rPr>
        <w:t>4</w:t>
      </w:r>
      <w:r w:rsidRPr="00F451E2">
        <w:rPr>
          <w:b/>
          <w:bCs/>
        </w:rPr>
        <w:t>.</w:t>
      </w:r>
      <w:r>
        <w:t xml:space="preserve"> Surface fuels across once- and thrice-burned simulated landscapes. X = 0 indicates the beginning of the transition zone. Surface fuels are split into two classes: 1) litter only, shown in tan, where leaves, lichen, moss, and organic material is present but not understory vegetation, and 2) litter, herbs, and shrubs, shown in green, where herbs and woody shrubs are present on top of existing litter layer. </w:t>
      </w:r>
    </w:p>
    <w:p w14:paraId="05F40BE5" w14:textId="77777777" w:rsidR="00512CF8" w:rsidRPr="0035031E" w:rsidRDefault="00512CF8" w:rsidP="00512CF8">
      <w:pPr>
        <w:spacing w:line="240" w:lineRule="auto"/>
      </w:pPr>
    </w:p>
    <w:p w14:paraId="6C7B56E2" w14:textId="3BF34325" w:rsidR="000E2E4A" w:rsidRPr="00301E5D" w:rsidRDefault="00411E27" w:rsidP="00301E5D">
      <w:pPr>
        <w:ind w:firstLine="720"/>
      </w:pPr>
      <w:r>
        <w:t xml:space="preserve">Trees of all species displayed a non-random spatial distribution (Fig. </w:t>
      </w:r>
      <w:r w:rsidR="00007890">
        <w:t>5)</w:t>
      </w:r>
      <w:r>
        <w:t>. While Eberhardt’s index for all species was above the 1.27 random pattern threshold, the spatial dispersion of species differ</w:t>
      </w:r>
      <w:r w:rsidR="004C6443">
        <w:t xml:space="preserve">ed </w:t>
      </w:r>
      <w:r>
        <w:t>between once-burned and thrice-burned plots.</w:t>
      </w:r>
      <w:r w:rsidR="00512CF8">
        <w:t xml:space="preserve"> Variability among species was greatest within once- and thrice-burned plots.</w:t>
      </w:r>
      <w:r>
        <w:t xml:space="preserve"> Eberhardt’s index values for aspen in particular show the greatest change across burn history, increasing from </w:t>
      </w:r>
      <w:r w:rsidR="004263B1">
        <w:t>1.37 to 1.71 to 2.69 after three fires</w:t>
      </w:r>
      <w:r w:rsidR="00512CF8">
        <w:t>, indicating a more clumped spatial pattern</w:t>
      </w:r>
      <w:r w:rsidR="004263B1">
        <w:t xml:space="preserve">. </w:t>
      </w:r>
      <w:r w:rsidR="000E2E4A">
        <w:rPr>
          <w:rFonts w:cs="Times New Roman"/>
          <w:noProof/>
        </w:rPr>
        <w:br w:type="page"/>
      </w:r>
    </w:p>
    <w:p w14:paraId="0000004A" w14:textId="6E23BFA0" w:rsidR="00FD1B39" w:rsidRPr="00934247" w:rsidRDefault="00411E27" w:rsidP="00F451E2">
      <w:pPr>
        <w:suppressLineNumbers/>
        <w:rPr>
          <w:rFonts w:cs="Times New Roman"/>
        </w:rPr>
      </w:pPr>
      <w:r>
        <w:rPr>
          <w:rFonts w:cs="Times New Roman"/>
          <w:noProof/>
        </w:rPr>
        <w:lastRenderedPageBreak/>
        <w:drawing>
          <wp:inline distT="0" distB="0" distL="0" distR="0" wp14:anchorId="28036C52" wp14:editId="7818C245">
            <wp:extent cx="3360949" cy="2568272"/>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8015" cy="2573672"/>
                    </a:xfrm>
                    <a:prstGeom prst="rect">
                      <a:avLst/>
                    </a:prstGeom>
                  </pic:spPr>
                </pic:pic>
              </a:graphicData>
            </a:graphic>
          </wp:inline>
        </w:drawing>
      </w:r>
    </w:p>
    <w:p w14:paraId="23DD615C" w14:textId="51B21B96" w:rsidR="009F7412" w:rsidRDefault="00BB31E8" w:rsidP="00F451E2">
      <w:pPr>
        <w:spacing w:line="240" w:lineRule="auto"/>
        <w:rPr>
          <w:rFonts w:cs="Times New Roman"/>
        </w:rPr>
      </w:pPr>
      <w:r w:rsidRPr="005760E6">
        <w:rPr>
          <w:rFonts w:cs="Times New Roman"/>
          <w:b/>
          <w:bCs/>
        </w:rPr>
        <w:t xml:space="preserve">Figure </w:t>
      </w:r>
      <w:r w:rsidR="00007890">
        <w:rPr>
          <w:rFonts w:cs="Times New Roman"/>
          <w:b/>
          <w:bCs/>
        </w:rPr>
        <w:t>5</w:t>
      </w:r>
      <w:r w:rsidRPr="005760E6">
        <w:rPr>
          <w:rFonts w:cs="Times New Roman"/>
          <w:b/>
          <w:bCs/>
        </w:rPr>
        <w:t>.</w:t>
      </w:r>
      <w:r>
        <w:rPr>
          <w:rFonts w:cs="Times New Roman"/>
        </w:rPr>
        <w:t xml:space="preserve"> Eberhardt’s index (a metric of dispersion based on random-point-to</w:t>
      </w:r>
      <w:r w:rsidR="005760E6">
        <w:rPr>
          <w:rFonts w:cs="Times New Roman"/>
        </w:rPr>
        <w:t xml:space="preserve">-nearest-organism distances) across reburn history. The expected value in a random population is 1.27 – values below suggest a regular pattern, values above suggest clumping. </w:t>
      </w:r>
    </w:p>
    <w:p w14:paraId="2E331CAB" w14:textId="77777777" w:rsidR="00F451E2" w:rsidRDefault="00F451E2" w:rsidP="00F451E2">
      <w:pPr>
        <w:spacing w:line="240" w:lineRule="auto"/>
      </w:pPr>
    </w:p>
    <w:p w14:paraId="6BD8A627" w14:textId="4BC2D505" w:rsidR="00CE6662" w:rsidRDefault="0092718D" w:rsidP="00B55B97">
      <w:pPr>
        <w:pStyle w:val="Heading3"/>
        <w:rPr>
          <w:rFonts w:cs="Times New Roman"/>
        </w:rPr>
      </w:pPr>
      <w:r>
        <w:rPr>
          <w:rFonts w:cs="Times New Roman"/>
        </w:rPr>
        <w:t xml:space="preserve">Modeled </w:t>
      </w:r>
      <w:r w:rsidR="004C6443">
        <w:rPr>
          <w:rFonts w:cs="Times New Roman"/>
        </w:rPr>
        <w:t>F</w:t>
      </w:r>
      <w:r>
        <w:rPr>
          <w:rFonts w:cs="Times New Roman"/>
        </w:rPr>
        <w:t xml:space="preserve">ire </w:t>
      </w:r>
      <w:r w:rsidR="004C6443">
        <w:rPr>
          <w:rFonts w:cs="Times New Roman"/>
        </w:rPr>
        <w:t>B</w:t>
      </w:r>
      <w:r>
        <w:rPr>
          <w:rFonts w:cs="Times New Roman"/>
        </w:rPr>
        <w:t>ehavior</w:t>
      </w:r>
    </w:p>
    <w:p w14:paraId="30F50CFE" w14:textId="3CAA4A6C" w:rsidR="00300169" w:rsidRPr="00C461DC" w:rsidRDefault="00300169" w:rsidP="00300169">
      <w:pPr>
        <w:ind w:firstLine="720"/>
      </w:pPr>
      <w:r>
        <w:t>Wind in all simulations display turbulence after the transition point (x = 0) between mature and reburned landscapes. In all scenarios, wind speed was relatively stable across the mature forest landscape (x = -100 to 0), and then dropped down to speeds of 0 to 2 meters per second in the first 40 meters of reburned forest, occasionally reversing in direction back towards mature forest (represented by negative wind speeds in Fig. 6). After 50 meters of reburned forest, wind speeds in all scenarios begin to increase, initially rapidly (shown by the steeper slopes in average wind speed in Fig. 8), and then more slowly towards the end of the domain (x = 200). Wind speeds were slightly larger in mean fuel scenarios than high fuel scenarios, regardless of burn history. The primary difference between burn scenarios is the slightly faster wind speeds present towards the edge of the once-burned simulated landscape (x = 100 to 200, wind speeds reach 6 m/s, Fig. 6A) compared to the thrice-burned landscape (same region, wind speeds reach 4 m/s, Fig. 6B).</w:t>
      </w:r>
    </w:p>
    <w:p w14:paraId="35FC73E2" w14:textId="77777777" w:rsidR="00300169" w:rsidRDefault="00300169" w:rsidP="00300169">
      <w:pPr>
        <w:suppressLineNumbers/>
        <w:rPr>
          <w:rFonts w:cs="Times New Roman"/>
        </w:rPr>
      </w:pPr>
      <w:r>
        <w:rPr>
          <w:rFonts w:cs="Times New Roman"/>
          <w:noProof/>
        </w:rPr>
        <w:lastRenderedPageBreak/>
        <w:drawing>
          <wp:inline distT="0" distB="0" distL="0" distR="0" wp14:anchorId="79D2C7D8" wp14:editId="264994D8">
            <wp:extent cx="5825515" cy="3883677"/>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855319" cy="3903546"/>
                    </a:xfrm>
                    <a:prstGeom prst="rect">
                      <a:avLst/>
                    </a:prstGeom>
                  </pic:spPr>
                </pic:pic>
              </a:graphicData>
            </a:graphic>
          </wp:inline>
        </w:drawing>
      </w:r>
    </w:p>
    <w:p w14:paraId="0C72FF74" w14:textId="2BDF4488" w:rsidR="00300169" w:rsidRDefault="00300169" w:rsidP="004A7F0C">
      <w:pPr>
        <w:spacing w:line="240" w:lineRule="auto"/>
        <w:rPr>
          <w:rFonts w:cs="Times New Roman"/>
        </w:rPr>
      </w:pPr>
      <w:r w:rsidRPr="00F451E2">
        <w:rPr>
          <w:rFonts w:cs="Times New Roman"/>
          <w:b/>
          <w:bCs/>
        </w:rPr>
        <w:t xml:space="preserve">Figure </w:t>
      </w:r>
      <w:r>
        <w:rPr>
          <w:rFonts w:cs="Times New Roman"/>
          <w:b/>
          <w:bCs/>
        </w:rPr>
        <w:t>6</w:t>
      </w:r>
      <w:r w:rsidRPr="00F451E2">
        <w:rPr>
          <w:rFonts w:cs="Times New Roman"/>
          <w:b/>
          <w:bCs/>
        </w:rPr>
        <w:t>.</w:t>
      </w:r>
      <w:r>
        <w:rPr>
          <w:rFonts w:cs="Times New Roman"/>
        </w:rPr>
        <w:t xml:space="preserve"> Wind speed across scenario landscapes (in meters per seconds). X = -100 to 0 is the mature unburned simulated landscape, X = 0 is the start of the transition point, and X = 0 to 200 is the reburned simulated landscape. A) Wind speed across all scenarios of once-burned simulated landscapes. B) Wind speed across all scenarios of thrice-burned simulated landscapes.</w:t>
      </w:r>
    </w:p>
    <w:p w14:paraId="2F54E9C7" w14:textId="77777777" w:rsidR="004A7F0C" w:rsidRPr="004A7F0C" w:rsidRDefault="004A7F0C" w:rsidP="004A7F0C">
      <w:pPr>
        <w:spacing w:line="240" w:lineRule="auto"/>
        <w:rPr>
          <w:rFonts w:cs="Times New Roman"/>
        </w:rPr>
      </w:pPr>
    </w:p>
    <w:p w14:paraId="402D5C89" w14:textId="498BDDC3" w:rsidR="002E2E41" w:rsidRPr="0035031E" w:rsidRDefault="004C6443" w:rsidP="0035031E">
      <w:pPr>
        <w:ind w:firstLine="720"/>
        <w:rPr>
          <w:rFonts w:cs="Times New Roman"/>
        </w:rPr>
      </w:pPr>
      <w:r>
        <w:t xml:space="preserve">Out of the 8 total scenarios, only one scenario (once-burned, mean fuel and extreme weather) experienced fire spread across the majority of the domain. In all other scenarios, fire burned into the reburned landscape, and halted within 50 to 75 meters beyond the transition point x = 0. </w:t>
      </w:r>
      <w:r w:rsidR="002E2E41">
        <w:t>Both once-burned and thrice-burned scenarios burned in WFDS, but fire behavior differed greatly between reburn histories</w:t>
      </w:r>
      <w:r w:rsidR="00007890">
        <w:t>.</w:t>
      </w:r>
      <w:r w:rsidR="002E2E41">
        <w:t xml:space="preserve"> </w:t>
      </w:r>
      <w:r w:rsidR="0035031E">
        <w:rPr>
          <w:rFonts w:cs="Times New Roman"/>
        </w:rPr>
        <w:t xml:space="preserve">In both the </w:t>
      </w:r>
      <w:r w:rsidR="00512CF8">
        <w:rPr>
          <w:rFonts w:cs="Times New Roman"/>
        </w:rPr>
        <w:t>once-burned</w:t>
      </w:r>
      <w:r w:rsidR="0035031E">
        <w:rPr>
          <w:rFonts w:cs="Times New Roman"/>
        </w:rPr>
        <w:t xml:space="preserve"> and </w:t>
      </w:r>
      <w:r w:rsidR="00512CF8">
        <w:rPr>
          <w:rFonts w:cs="Times New Roman"/>
        </w:rPr>
        <w:t>thrice-</w:t>
      </w:r>
      <w:r w:rsidR="0035031E">
        <w:rPr>
          <w:rFonts w:cs="Times New Roman"/>
        </w:rPr>
        <w:t xml:space="preserve">burned landscape, bare patches of ground seemed to prevent fire spread, demonstrated in </w:t>
      </w:r>
      <w:r w:rsidR="00B10745">
        <w:rPr>
          <w:rFonts w:cs="Times New Roman"/>
        </w:rPr>
        <w:t xml:space="preserve">both </w:t>
      </w:r>
      <w:r w:rsidR="0035031E">
        <w:rPr>
          <w:rFonts w:cs="Times New Roman"/>
        </w:rPr>
        <w:t xml:space="preserve">the </w:t>
      </w:r>
      <w:r>
        <w:rPr>
          <w:rFonts w:cs="Times New Roman"/>
        </w:rPr>
        <w:t>high fuel + extreme weather scenarios</w:t>
      </w:r>
      <w:r w:rsidR="0035031E">
        <w:rPr>
          <w:rFonts w:cs="Times New Roman"/>
        </w:rPr>
        <w:t xml:space="preserve">, in which the fire forked in two directions due to the presence of a bare patch (Fig. </w:t>
      </w:r>
      <w:r w:rsidR="00300169">
        <w:rPr>
          <w:rFonts w:cs="Times New Roman"/>
        </w:rPr>
        <w:t>7</w:t>
      </w:r>
      <w:r>
        <w:rPr>
          <w:rFonts w:cs="Times New Roman"/>
        </w:rPr>
        <w:t xml:space="preserve">A, Fig. </w:t>
      </w:r>
      <w:r w:rsidR="00300169">
        <w:rPr>
          <w:rFonts w:cs="Times New Roman"/>
        </w:rPr>
        <w:t>7</w:t>
      </w:r>
      <w:r>
        <w:rPr>
          <w:rFonts w:cs="Times New Roman"/>
        </w:rPr>
        <w:t>B</w:t>
      </w:r>
      <w:r w:rsidR="0035031E">
        <w:rPr>
          <w:rFonts w:cs="Times New Roman"/>
        </w:rPr>
        <w:t xml:space="preserve">). </w:t>
      </w:r>
    </w:p>
    <w:p w14:paraId="6449C2D6" w14:textId="78032A20" w:rsidR="00C461DC" w:rsidRPr="00934247" w:rsidRDefault="00B678E7" w:rsidP="00C461DC">
      <w:pPr>
        <w:suppressLineNumbers/>
        <w:rPr>
          <w:rFonts w:cs="Times New Roman"/>
        </w:rPr>
      </w:pPr>
      <w:r>
        <w:rPr>
          <w:rFonts w:cs="Times New Roman"/>
          <w:noProof/>
        </w:rPr>
        <w:lastRenderedPageBreak/>
        <w:drawing>
          <wp:inline distT="0" distB="0" distL="0" distR="0" wp14:anchorId="2C74018A" wp14:editId="08BFE2AD">
            <wp:extent cx="6141578" cy="1366337"/>
            <wp:effectExtent l="0" t="0" r="0" b="571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cstate="print">
                      <a:extLst>
                        <a:ext uri="{28A0092B-C50C-407E-A947-70E740481C1C}">
                          <a14:useLocalDpi xmlns:a14="http://schemas.microsoft.com/office/drawing/2010/main" val="0"/>
                        </a:ext>
                      </a:extLst>
                    </a:blip>
                    <a:srcRect l="12442" r="12642"/>
                    <a:stretch/>
                  </pic:blipFill>
                  <pic:spPr bwMode="auto">
                    <a:xfrm>
                      <a:off x="0" y="0"/>
                      <a:ext cx="6365234" cy="1416094"/>
                    </a:xfrm>
                    <a:prstGeom prst="rect">
                      <a:avLst/>
                    </a:prstGeom>
                    <a:ln>
                      <a:noFill/>
                    </a:ln>
                    <a:extLst>
                      <a:ext uri="{53640926-AAD7-44D8-BBD7-CCE9431645EC}">
                        <a14:shadowObscured xmlns:a14="http://schemas.microsoft.com/office/drawing/2010/main"/>
                      </a:ext>
                    </a:extLst>
                  </pic:spPr>
                </pic:pic>
              </a:graphicData>
            </a:graphic>
          </wp:inline>
        </w:drawing>
      </w:r>
    </w:p>
    <w:p w14:paraId="316DFD38" w14:textId="71020ED9" w:rsidR="00C461DC" w:rsidRDefault="00C461DC" w:rsidP="009F077B">
      <w:pPr>
        <w:spacing w:line="240" w:lineRule="auto"/>
        <w:rPr>
          <w:rFonts w:cs="Times New Roman"/>
        </w:rPr>
      </w:pPr>
      <w:r w:rsidRPr="00934247">
        <w:rPr>
          <w:rFonts w:cs="Times New Roman"/>
          <w:b/>
          <w:bCs/>
        </w:rPr>
        <w:t xml:space="preserve">Figure </w:t>
      </w:r>
      <w:r w:rsidR="00300169">
        <w:rPr>
          <w:rFonts w:cs="Times New Roman"/>
          <w:b/>
          <w:bCs/>
        </w:rPr>
        <w:t>7</w:t>
      </w:r>
      <w:r w:rsidRPr="00934247">
        <w:rPr>
          <w:rFonts w:cs="Times New Roman"/>
        </w:rPr>
        <w:t>. Time of arrival of fire, measured as the first measurable loss of biomass within a given pixel</w:t>
      </w:r>
      <w:r>
        <w:rPr>
          <w:rFonts w:cs="Times New Roman"/>
        </w:rPr>
        <w:t>, shown in two dimensions</w:t>
      </w:r>
      <w:r w:rsidRPr="00934247">
        <w:rPr>
          <w:rFonts w:cs="Times New Roman"/>
        </w:rPr>
        <w:t xml:space="preserve">. </w:t>
      </w:r>
      <w:r w:rsidRPr="00934247">
        <w:rPr>
          <w:rFonts w:cs="Times New Roman"/>
          <w:color w:val="000000" w:themeColor="text1"/>
        </w:rPr>
        <w:t>X of 0 at the bottom left indicates the start of the burned fuels and the beginning of the transition between mature and burned landscapes</w:t>
      </w:r>
      <w:r>
        <w:rPr>
          <w:rFonts w:cs="Times New Roman"/>
          <w:color w:val="000000" w:themeColor="text1"/>
        </w:rPr>
        <w:t xml:space="preserve">. Contours represent 10 second intervals. </w:t>
      </w:r>
      <w:r w:rsidR="004C6443">
        <w:rPr>
          <w:color w:val="000000" w:themeColor="text1"/>
        </w:rPr>
        <w:t>A) Once-burned landscape. B) Thrice-burned landscape.</w:t>
      </w:r>
    </w:p>
    <w:p w14:paraId="3CF60214" w14:textId="77777777" w:rsidR="004C6443" w:rsidRDefault="004C6443" w:rsidP="007E5615">
      <w:pPr>
        <w:ind w:firstLine="720"/>
      </w:pPr>
    </w:p>
    <w:p w14:paraId="1E609F88" w14:textId="20C830BF" w:rsidR="00FE21AD" w:rsidRDefault="00FE21AD" w:rsidP="001C3A38">
      <w:pPr>
        <w:suppressLineNumbers/>
        <w:rPr>
          <w:rFonts w:cs="Times New Roman"/>
        </w:rPr>
      </w:pPr>
      <w:r>
        <w:rPr>
          <w:rFonts w:cs="Times New Roman"/>
          <w:noProof/>
        </w:rPr>
        <w:drawing>
          <wp:inline distT="0" distB="0" distL="0" distR="0" wp14:anchorId="711E1530" wp14:editId="4BDFD63C">
            <wp:extent cx="5212080" cy="3474720"/>
            <wp:effectExtent l="0" t="0" r="0" b="508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4426" cy="3489617"/>
                    </a:xfrm>
                    <a:prstGeom prst="rect">
                      <a:avLst/>
                    </a:prstGeom>
                  </pic:spPr>
                </pic:pic>
              </a:graphicData>
            </a:graphic>
          </wp:inline>
        </w:drawing>
      </w:r>
    </w:p>
    <w:p w14:paraId="3B02D632" w14:textId="759F50CB" w:rsidR="009F077B" w:rsidRDefault="009F077B" w:rsidP="009F077B">
      <w:pPr>
        <w:spacing w:line="240" w:lineRule="auto"/>
        <w:rPr>
          <w:rFonts w:cs="Times New Roman"/>
        </w:rPr>
      </w:pPr>
      <w:r w:rsidRPr="009F077B">
        <w:rPr>
          <w:rFonts w:cs="Times New Roman"/>
          <w:b/>
          <w:bCs/>
        </w:rPr>
        <w:t xml:space="preserve">Figure </w:t>
      </w:r>
      <w:r w:rsidR="00007890">
        <w:rPr>
          <w:rFonts w:cs="Times New Roman"/>
          <w:b/>
          <w:bCs/>
        </w:rPr>
        <w:t>8</w:t>
      </w:r>
      <w:r>
        <w:rPr>
          <w:rFonts w:cs="Times New Roman"/>
        </w:rPr>
        <w:t>. Wind</w:t>
      </w:r>
      <w:r w:rsidR="002F2AAE">
        <w:rPr>
          <w:rFonts w:cs="Times New Roman"/>
        </w:rPr>
        <w:t xml:space="preserve"> </w:t>
      </w:r>
      <w:r>
        <w:rPr>
          <w:rFonts w:cs="Times New Roman"/>
        </w:rPr>
        <w:t xml:space="preserve">speed (in meters per second) averaged across </w:t>
      </w:r>
      <w:r w:rsidR="002F2AAE">
        <w:rPr>
          <w:rFonts w:cs="Times New Roman"/>
        </w:rPr>
        <w:t xml:space="preserve">the </w:t>
      </w:r>
      <w:r>
        <w:rPr>
          <w:rFonts w:cs="Times New Roman"/>
        </w:rPr>
        <w:t xml:space="preserve">y-axis of landscape scenarios. </w:t>
      </w:r>
      <w:r w:rsidR="001C3A38">
        <w:rPr>
          <w:rFonts w:cs="Times New Roman"/>
        </w:rPr>
        <w:t xml:space="preserve">“Hi Wx” stands for the extreme weather conditions and “Mod. Wx” for the moderate scenario of fire weather conditions. </w:t>
      </w:r>
      <w:r>
        <w:rPr>
          <w:rFonts w:cs="Times New Roman"/>
        </w:rPr>
        <w:t>A) Windspeed across all scenarios of once-burned simulated landscapes. B) Windspeed across all scenarios of thrice-burned simulated landscapes.</w:t>
      </w:r>
    </w:p>
    <w:p w14:paraId="0B93A392" w14:textId="147E7D00" w:rsidR="00ED2ACD" w:rsidRDefault="00ED2ACD" w:rsidP="009F077B">
      <w:pPr>
        <w:spacing w:line="240" w:lineRule="auto"/>
        <w:rPr>
          <w:rFonts w:cs="Times New Roman"/>
        </w:rPr>
      </w:pPr>
    </w:p>
    <w:p w14:paraId="20075A5F" w14:textId="731F36C6" w:rsidR="0035031E" w:rsidRDefault="00ED2ACD" w:rsidP="007E5615">
      <w:pPr>
        <w:ind w:firstLine="720"/>
        <w:rPr>
          <w:rFonts w:cs="Times New Roman"/>
        </w:rPr>
      </w:pPr>
      <w:r>
        <w:rPr>
          <w:rFonts w:cs="Times New Roman"/>
        </w:rPr>
        <w:t>Within each scenario, trends in the rate of spread of the fire initially followed trends in wind</w:t>
      </w:r>
      <w:r w:rsidR="002F2AAE">
        <w:rPr>
          <w:rFonts w:cs="Times New Roman"/>
        </w:rPr>
        <w:t xml:space="preserve"> </w:t>
      </w:r>
      <w:r>
        <w:rPr>
          <w:rFonts w:cs="Times New Roman"/>
        </w:rPr>
        <w:t xml:space="preserve">speed – as wind speed dropped after the transition point at </w:t>
      </w:r>
      <w:r w:rsidR="002F2AAE">
        <w:rPr>
          <w:rFonts w:cs="Times New Roman"/>
        </w:rPr>
        <w:t>x</w:t>
      </w:r>
      <w:r>
        <w:rPr>
          <w:rFonts w:cs="Times New Roman"/>
        </w:rPr>
        <w:t xml:space="preserve"> = 0</w:t>
      </w:r>
      <w:r w:rsidR="002F2AAE">
        <w:rPr>
          <w:rFonts w:cs="Times New Roman"/>
        </w:rPr>
        <w:t xml:space="preserve"> (Fig. 8)</w:t>
      </w:r>
      <w:r>
        <w:rPr>
          <w:rFonts w:cs="Times New Roman"/>
        </w:rPr>
        <w:t xml:space="preserve">, rate of spread </w:t>
      </w:r>
      <w:r>
        <w:rPr>
          <w:rFonts w:cs="Times New Roman"/>
        </w:rPr>
        <w:lastRenderedPageBreak/>
        <w:t>declines in all scenarios</w:t>
      </w:r>
      <w:r w:rsidR="002F2AAE">
        <w:rPr>
          <w:rFonts w:cs="Times New Roman"/>
        </w:rPr>
        <w:t xml:space="preserve"> (Fig. 9).</w:t>
      </w:r>
      <w:r w:rsidR="007E5615">
        <w:rPr>
          <w:rFonts w:cs="Times New Roman"/>
        </w:rPr>
        <w:t xml:space="preserve"> </w:t>
      </w:r>
      <w:r>
        <w:rPr>
          <w:rFonts w:cs="Times New Roman"/>
        </w:rPr>
        <w:t xml:space="preserve">As wind speed begins to pick back up with increasing distance from the transition point, rate of spread does as well. However, across all scenarios, rate of spread and wind diverge eventually. </w:t>
      </w:r>
      <w:r w:rsidR="000E2E4A">
        <w:t>While wind speed continued to pick up with distance from the transition point in all scenarios, only the once-burned, mean fuel and extreme fire weather scenario continued to burn past 50-75 meters beyond the transition point.</w:t>
      </w:r>
    </w:p>
    <w:p w14:paraId="2FEF78D4" w14:textId="77777777" w:rsidR="0035031E" w:rsidRPr="00934247" w:rsidRDefault="0035031E" w:rsidP="0035031E">
      <w:pPr>
        <w:suppressLineNumbers/>
        <w:rPr>
          <w:rFonts w:cs="Times New Roman"/>
        </w:rPr>
      </w:pPr>
      <w:r>
        <w:rPr>
          <w:rFonts w:cs="Times New Roman"/>
          <w:noProof/>
        </w:rPr>
        <w:drawing>
          <wp:inline distT="0" distB="0" distL="0" distR="0" wp14:anchorId="0EFBB22D" wp14:editId="68EF1E25">
            <wp:extent cx="5943600" cy="178308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6D61A9A" w14:textId="60D97DAC" w:rsidR="009F077B" w:rsidRDefault="0035031E" w:rsidP="009F077B">
      <w:pPr>
        <w:spacing w:line="240" w:lineRule="auto"/>
        <w:rPr>
          <w:rFonts w:cs="Times New Roman"/>
        </w:rPr>
      </w:pPr>
      <w:r w:rsidRPr="00934247">
        <w:rPr>
          <w:rFonts w:cs="Times New Roman"/>
          <w:b/>
          <w:bCs/>
        </w:rPr>
        <w:t xml:space="preserve">Figure </w:t>
      </w:r>
      <w:r w:rsidR="00007890">
        <w:rPr>
          <w:rFonts w:cs="Times New Roman"/>
          <w:b/>
          <w:bCs/>
        </w:rPr>
        <w:t>9</w:t>
      </w:r>
      <w:r w:rsidRPr="00934247">
        <w:rPr>
          <w:rFonts w:cs="Times New Roman"/>
        </w:rPr>
        <w:t xml:space="preserve">. Rate of </w:t>
      </w:r>
      <w:r>
        <w:rPr>
          <w:rFonts w:cs="Times New Roman"/>
        </w:rPr>
        <w:t>fire s</w:t>
      </w:r>
      <w:r w:rsidRPr="00934247">
        <w:rPr>
          <w:rFonts w:cs="Times New Roman"/>
        </w:rPr>
        <w:t>prea</w:t>
      </w:r>
      <w:r>
        <w:rPr>
          <w:rFonts w:cs="Times New Roman"/>
        </w:rPr>
        <w:t xml:space="preserve">d, in meters per second, across 200 meters of X beginning with the transition from simulated mature to reburned landscapes for each fuel </w:t>
      </w:r>
      <w:r w:rsidR="00B10745">
        <w:rPr>
          <w:rFonts w:cs="Times New Roman"/>
        </w:rPr>
        <w:t>/</w:t>
      </w:r>
      <w:r>
        <w:rPr>
          <w:rFonts w:cs="Times New Roman"/>
        </w:rPr>
        <w:t xml:space="preserve"> weather </w:t>
      </w:r>
      <w:r w:rsidR="00B10745">
        <w:rPr>
          <w:rFonts w:cs="Times New Roman"/>
        </w:rPr>
        <w:t>/</w:t>
      </w:r>
      <w:r>
        <w:rPr>
          <w:rFonts w:cs="Times New Roman"/>
        </w:rPr>
        <w:t xml:space="preserve"> burn scenario. </w:t>
      </w:r>
    </w:p>
    <w:p w14:paraId="1E634BFA" w14:textId="77777777" w:rsidR="0035031E" w:rsidRDefault="0035031E" w:rsidP="009F077B">
      <w:pPr>
        <w:spacing w:line="240" w:lineRule="auto"/>
        <w:rPr>
          <w:rFonts w:cs="Times New Roman"/>
        </w:rPr>
      </w:pPr>
    </w:p>
    <w:p w14:paraId="3A28B5C2" w14:textId="1F10075C" w:rsidR="0092718D" w:rsidRDefault="0092718D" w:rsidP="0092718D">
      <w:pPr>
        <w:pStyle w:val="Heading3"/>
      </w:pPr>
      <w:r>
        <w:t xml:space="preserve">Modeled </w:t>
      </w:r>
      <w:r w:rsidR="002F2AAE">
        <w:t>F</w:t>
      </w:r>
      <w:r>
        <w:t xml:space="preserve">ire </w:t>
      </w:r>
      <w:r w:rsidR="002F2AAE">
        <w:t>E</w:t>
      </w:r>
      <w:r>
        <w:t>ffects</w:t>
      </w:r>
    </w:p>
    <w:p w14:paraId="3C3557E0" w14:textId="4F057533" w:rsidR="007E5615" w:rsidRPr="007E5615" w:rsidRDefault="007E5615" w:rsidP="000E2E4A">
      <w:pPr>
        <w:ind w:firstLine="720"/>
      </w:pPr>
      <w:r>
        <w:tab/>
      </w:r>
      <w:r w:rsidR="000E2E4A">
        <w:t>Canopy consumption was greatest in the once-burned, mean fuel and extreme weather scenario (Fig. 10), again the only scenario to burn past 75 meters beyond the transition point</w:t>
      </w:r>
      <w:r w:rsidR="002F2AAE">
        <w:t xml:space="preserve"> (x = 0). All other scenarios display high canopy consumption (&lt; 75%) within the first 25 meters of combustion, before dropping to 0% by the first 40 meters of the reburned domain (Fig. 11).</w:t>
      </w:r>
    </w:p>
    <w:p w14:paraId="43A46C8E" w14:textId="6FE78BAC" w:rsidR="00BD00AA" w:rsidRPr="00934247" w:rsidRDefault="009E5257" w:rsidP="009E5257">
      <w:pPr>
        <w:suppressLineNumbers/>
        <w:spacing w:line="240" w:lineRule="auto"/>
        <w:rPr>
          <w:rFonts w:cs="Times New Roman"/>
        </w:rPr>
      </w:pPr>
      <w:r>
        <w:rPr>
          <w:rFonts w:cs="Times New Roman"/>
          <w:noProof/>
        </w:rPr>
        <w:lastRenderedPageBreak/>
        <w:drawing>
          <wp:inline distT="0" distB="0" distL="0" distR="0" wp14:anchorId="20E62E50" wp14:editId="1FA2D877">
            <wp:extent cx="5943600" cy="3566160"/>
            <wp:effectExtent l="0" t="0" r="0" b="254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4EFB23" w14:textId="628E59E7" w:rsidR="007E5615" w:rsidRDefault="00BD00AA" w:rsidP="00B13836">
      <w:pPr>
        <w:spacing w:line="240" w:lineRule="auto"/>
        <w:rPr>
          <w:rFonts w:cs="Times New Roman"/>
          <w:color w:val="000000" w:themeColor="text1"/>
        </w:rPr>
      </w:pPr>
      <w:r w:rsidRPr="00934247">
        <w:rPr>
          <w:rFonts w:cs="Times New Roman"/>
          <w:b/>
          <w:bCs/>
          <w:color w:val="000000" w:themeColor="text1"/>
        </w:rPr>
        <w:t xml:space="preserve">Figure </w:t>
      </w:r>
      <w:r w:rsidR="00007890">
        <w:rPr>
          <w:rFonts w:cs="Times New Roman"/>
          <w:b/>
          <w:bCs/>
          <w:color w:val="000000" w:themeColor="text1"/>
        </w:rPr>
        <w:t>10</w:t>
      </w:r>
      <w:r w:rsidRPr="00934247">
        <w:rPr>
          <w:rFonts w:cs="Times New Roman"/>
          <w:b/>
          <w:bCs/>
          <w:color w:val="000000" w:themeColor="text1"/>
        </w:rPr>
        <w:t>.</w:t>
      </w:r>
      <w:r w:rsidRPr="00934247">
        <w:rPr>
          <w:rFonts w:cs="Times New Roman"/>
          <w:color w:val="000000" w:themeColor="text1"/>
        </w:rPr>
        <w:t xml:space="preserve"> </w:t>
      </w:r>
      <w:r w:rsidR="00885DFA">
        <w:rPr>
          <w:rFonts w:cs="Times New Roman"/>
          <w:color w:val="000000" w:themeColor="text1"/>
        </w:rPr>
        <w:t>Two-dimensional</w:t>
      </w:r>
      <w:r w:rsidR="005760E6">
        <w:rPr>
          <w:rFonts w:cs="Times New Roman"/>
          <w:color w:val="000000" w:themeColor="text1"/>
        </w:rPr>
        <w:t xml:space="preserve"> c</w:t>
      </w:r>
      <w:r w:rsidR="00E22BC0" w:rsidRPr="00934247">
        <w:rPr>
          <w:rFonts w:cs="Times New Roman"/>
          <w:color w:val="000000" w:themeColor="text1"/>
        </w:rPr>
        <w:t>onsumption of canopy between 1-time and three-time burns and across median and high fuel scenarios. X of 0 at the bottom left indicates the start of the burned fuels and the beginning of the transition between mature and burned landscapes. High fuel scenarios are thinner strips due to constrictions on the number of trees that can be tracked in WFDS</w:t>
      </w:r>
      <w:r w:rsidR="001C3A38">
        <w:rPr>
          <w:rFonts w:cs="Times New Roman"/>
          <w:color w:val="000000" w:themeColor="text1"/>
        </w:rPr>
        <w:t xml:space="preserve"> (the modeling domain stayed the consistent, however)</w:t>
      </w:r>
      <w:r w:rsidR="001C3A38" w:rsidRPr="00934247">
        <w:rPr>
          <w:rFonts w:cs="Times New Roman"/>
          <w:color w:val="000000" w:themeColor="text1"/>
        </w:rPr>
        <w:t xml:space="preserve">. </w:t>
      </w:r>
      <w:r w:rsidR="00E22BC0" w:rsidRPr="00934247">
        <w:rPr>
          <w:rFonts w:cs="Times New Roman"/>
          <w:color w:val="000000" w:themeColor="text1"/>
        </w:rPr>
        <w:t xml:space="preserve"> </w:t>
      </w:r>
    </w:p>
    <w:p w14:paraId="0A1BE44A" w14:textId="77777777" w:rsidR="00B13836" w:rsidRPr="00B13836" w:rsidRDefault="00B13836" w:rsidP="00B13836">
      <w:pPr>
        <w:spacing w:line="240" w:lineRule="auto"/>
        <w:rPr>
          <w:rFonts w:cs="Times New Roman"/>
          <w:color w:val="000000" w:themeColor="text1"/>
        </w:rPr>
      </w:pPr>
    </w:p>
    <w:p w14:paraId="6B9E98A4" w14:textId="2DAB5F33" w:rsidR="007E5615" w:rsidRPr="00934247" w:rsidRDefault="007E5615" w:rsidP="00E22BC0">
      <w:pPr>
        <w:rPr>
          <w:rFonts w:cs="Times New Roman"/>
        </w:rPr>
      </w:pPr>
      <w:r>
        <w:rPr>
          <w:rFonts w:cs="Times New Roman"/>
        </w:rPr>
        <w:tab/>
      </w:r>
      <w:r w:rsidR="00906723">
        <w:rPr>
          <w:rFonts w:cs="Times New Roman"/>
        </w:rPr>
        <w:t xml:space="preserve">Average crown consumption is close to zero percent within 30 – 40 meters past the transition zone in all thrice-burned landscapes (Fig. 11). </w:t>
      </w:r>
    </w:p>
    <w:p w14:paraId="70FCEC80" w14:textId="117432FC" w:rsidR="00BD00AA" w:rsidRPr="00934247" w:rsidRDefault="00B678E7" w:rsidP="00934247">
      <w:pPr>
        <w:suppressLineNumbers/>
        <w:rPr>
          <w:rFonts w:cs="Times New Roman"/>
        </w:rPr>
      </w:pPr>
      <w:r>
        <w:rPr>
          <w:rFonts w:cs="Times New Roman"/>
          <w:noProof/>
        </w:rPr>
        <w:drawing>
          <wp:inline distT="0" distB="0" distL="0" distR="0" wp14:anchorId="31D4A6A5" wp14:editId="646E8FEC">
            <wp:extent cx="5943600" cy="14859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24E3992B" w14:textId="60B8D2AB" w:rsidR="00BD00AA" w:rsidRPr="00934247" w:rsidRDefault="00BD00AA" w:rsidP="00934247">
      <w:pPr>
        <w:spacing w:line="240" w:lineRule="auto"/>
        <w:rPr>
          <w:rFonts w:cs="Times New Roman"/>
        </w:rPr>
      </w:pPr>
      <w:r w:rsidRPr="00934247">
        <w:rPr>
          <w:rFonts w:cs="Times New Roman"/>
          <w:b/>
          <w:bCs/>
        </w:rPr>
        <w:t xml:space="preserve">Figure </w:t>
      </w:r>
      <w:r w:rsidR="00007890">
        <w:rPr>
          <w:rFonts w:cs="Times New Roman"/>
          <w:b/>
          <w:bCs/>
        </w:rPr>
        <w:t>11</w:t>
      </w:r>
      <w:r w:rsidRPr="00934247">
        <w:rPr>
          <w:rFonts w:cs="Times New Roman"/>
        </w:rPr>
        <w:t xml:space="preserve">. </w:t>
      </w:r>
      <w:r w:rsidR="00E22BC0" w:rsidRPr="00934247">
        <w:rPr>
          <w:rFonts w:cs="Times New Roman"/>
        </w:rPr>
        <w:t xml:space="preserve">Crown consumption across 1-time and 3-time burns and median and high fuel scenarios. </w:t>
      </w:r>
      <w:r w:rsidR="003B0B48">
        <w:rPr>
          <w:rFonts w:cs="Times New Roman"/>
        </w:rPr>
        <w:t>Circles</w:t>
      </w:r>
      <w:r w:rsidR="00E22BC0" w:rsidRPr="00934247">
        <w:rPr>
          <w:rFonts w:cs="Times New Roman"/>
        </w:rPr>
        <w:t xml:space="preserve"> represent </w:t>
      </w:r>
      <w:r w:rsidR="00934247" w:rsidRPr="00934247">
        <w:rPr>
          <w:rFonts w:cs="Times New Roman"/>
        </w:rPr>
        <w:t>the difference between starting crown mass and ending crown mass</w:t>
      </w:r>
      <w:r w:rsidR="003B0B48">
        <w:rPr>
          <w:rFonts w:cs="Times New Roman"/>
        </w:rPr>
        <w:t xml:space="preserve"> larger circles indicate a larger difference</w:t>
      </w:r>
      <w:r w:rsidR="00934247" w:rsidRPr="00934247">
        <w:rPr>
          <w:rFonts w:cs="Times New Roman"/>
        </w:rPr>
        <w:t xml:space="preserve">. Blue line represents </w:t>
      </w:r>
      <w:r w:rsidR="002F2AAE">
        <w:rPr>
          <w:rFonts w:cs="Times New Roman"/>
        </w:rPr>
        <w:t xml:space="preserve">the </w:t>
      </w:r>
      <w:r w:rsidR="00934247" w:rsidRPr="00934247">
        <w:rPr>
          <w:rFonts w:cs="Times New Roman"/>
        </w:rPr>
        <w:t>average</w:t>
      </w:r>
      <w:r w:rsidR="003B0B48">
        <w:rPr>
          <w:rFonts w:cs="Times New Roman"/>
        </w:rPr>
        <w:t>.</w:t>
      </w:r>
      <w:r w:rsidR="00934247" w:rsidRPr="00934247">
        <w:rPr>
          <w:rFonts w:cs="Times New Roman"/>
        </w:rPr>
        <w:t xml:space="preserve"> </w:t>
      </w:r>
    </w:p>
    <w:p w14:paraId="39EC7EE6" w14:textId="77777777" w:rsidR="00B62A29" w:rsidRPr="00934247" w:rsidRDefault="00B62A29" w:rsidP="00B62A29">
      <w:pPr>
        <w:rPr>
          <w:rFonts w:cs="Times New Roman"/>
        </w:rPr>
      </w:pPr>
    </w:p>
    <w:p w14:paraId="0000004B" w14:textId="349F91F1" w:rsidR="00FD1B39" w:rsidRDefault="002525A6" w:rsidP="00B55B97">
      <w:pPr>
        <w:pStyle w:val="Heading2"/>
      </w:pPr>
      <w:r w:rsidRPr="00934247">
        <w:lastRenderedPageBreak/>
        <w:t>Discussion</w:t>
      </w:r>
    </w:p>
    <w:p w14:paraId="04D456D1" w14:textId="4BDB914A" w:rsidR="002F2AAE" w:rsidRDefault="002F2AAE" w:rsidP="002F2AAE">
      <w:pPr>
        <w:ind w:firstLine="720"/>
      </w:pPr>
      <w:r>
        <w:t>Fuel abundance increased across reburn-history, particularly the fine and large fuels. The connectivity of both surface and canopy fuels declined across reburned landscapes: thrice-burned trees displayed the most clumped spatial pattern and most understory space in thrice-burned landscapes was bare litter.</w:t>
      </w:r>
    </w:p>
    <w:p w14:paraId="61133F0E" w14:textId="77777777" w:rsidR="002F2AAE" w:rsidRDefault="002F2AAE" w:rsidP="002F2AAE">
      <w:pPr>
        <w:ind w:firstLine="720"/>
      </w:pPr>
      <w:r>
        <w:t>Once-burned landscapes displayed greater rate of spread and consumption than thrice-burned landscapes: fire rarely made it past 50 meters beyond the transition point in thrice-burned simulations, even under high fuel and extreme weather conditions. It appears bottom-up controls may overcome top-down controls in the thrice-burned landscapes, at least in the model and under the conditions tested. This finding is consistent with the results of other models applied in Interior Alaska: processed-based models like the University of Virginia Forest Model Enhanced (UVAFME) found that declines in fuel abundance led to lower fire severity and intensity in stands with greater deciduous presence (Foster et al. 2022). One element that remains unclear is the relative importance of fuel abundance vs fuel connectivity – untangling the roles of each individual bottom-up control is critical to anticipating future fuel characteristics. Fuel abundance in deciduous stands could increase via increases in general vegetation productivity driven by increasing atmospheric CO</w:t>
      </w:r>
      <w:r>
        <w:rPr>
          <w:vertAlign w:val="subscript"/>
        </w:rPr>
        <w:t xml:space="preserve">2 </w:t>
      </w:r>
      <w:r>
        <w:t>concentrations (</w:t>
      </w:r>
      <w:proofErr w:type="spellStart"/>
      <w:r>
        <w:t>Rahmstorf</w:t>
      </w:r>
      <w:proofErr w:type="spellEnd"/>
      <w:r>
        <w:t xml:space="preserve"> et al. 2007, Beck et al. 2011), whereas fuel connectivity may increase with stand age. </w:t>
      </w:r>
    </w:p>
    <w:p w14:paraId="09FBB973" w14:textId="3B8C7B0E" w:rsidR="005A65D6" w:rsidRDefault="005A65D6" w:rsidP="002F2AAE">
      <w:pPr>
        <w:ind w:firstLine="720"/>
      </w:pPr>
      <w:r>
        <w:t xml:space="preserve">Transition zones, differences in modeled fire behavior between two types of fuels (i.e., unburned vs burned or structure vs wildland), </w:t>
      </w:r>
      <w:r w:rsidR="002F2AAE">
        <w:t>are observable</w:t>
      </w:r>
      <w:r>
        <w:t xml:space="preserve"> in a variety of ecosystem types. WFDS simulations from red pine and other forest types in the western US display transition zones from 6 to 300 meters. Transition zones between burned and unburned forests in the Interior have not been </w:t>
      </w:r>
      <w:r w:rsidR="002F2AAE">
        <w:t>simulated</w:t>
      </w:r>
      <w:r>
        <w:t xml:space="preserve"> using a combustion </w:t>
      </w:r>
      <w:r w:rsidR="00FC1099">
        <w:t>model</w:t>
      </w:r>
      <w:r w:rsidR="002F2AAE">
        <w:t xml:space="preserve"> prior to this,</w:t>
      </w:r>
      <w:r w:rsidR="00FC1099">
        <w:t xml:space="preserve"> but</w:t>
      </w:r>
      <w:r>
        <w:t xml:space="preserve"> have been </w:t>
      </w:r>
      <w:r>
        <w:lastRenderedPageBreak/>
        <w:t xml:space="preserve">documented by fire managers across the state. Here, our transition zone was </w:t>
      </w:r>
      <w:r w:rsidR="002F2AAE">
        <w:t xml:space="preserve">50-75 meters, given that we did not observe a consistent rate of spread in the majority of scenarios more than 75 meters from the . However, WFDS does not model embers – as wind picked up further into the reburned forest, it could be possible that embers could travel beyond the transition zone, expanding the area burned within reburned landscapes. </w:t>
      </w:r>
    </w:p>
    <w:p w14:paraId="36DB8BCB" w14:textId="1CF8EF8B" w:rsidR="002F2AAE" w:rsidRDefault="008B2343" w:rsidP="002F2AAE">
      <w:pPr>
        <w:ind w:firstLine="720"/>
      </w:pPr>
      <w:r>
        <w:t>Several key</w:t>
      </w:r>
      <w:r w:rsidR="009B69AF">
        <w:t xml:space="preserve"> limitations exist</w:t>
      </w:r>
      <w:r w:rsidR="002709B9">
        <w:t xml:space="preserve"> both</w:t>
      </w:r>
      <w:r w:rsidR="009B69AF">
        <w:t xml:space="preserve"> in this study and with physic-based models more generally. </w:t>
      </w:r>
      <w:r w:rsidR="00B10745">
        <w:t>Potentially</w:t>
      </w:r>
      <w:r w:rsidR="009B69AF">
        <w:t xml:space="preserve"> key dynamics of fire behavior in boreal forests </w:t>
      </w:r>
      <w:r w:rsidR="00B10745">
        <w:t>are</w:t>
      </w:r>
      <w:r w:rsidR="009B69AF">
        <w:t xml:space="preserve"> </w:t>
      </w:r>
      <w:r w:rsidR="00B10745">
        <w:t>not</w:t>
      </w:r>
      <w:r w:rsidR="009B69AF">
        <w:t xml:space="preserve"> represented fully in WFDS: </w:t>
      </w:r>
      <w:r w:rsidR="00B10745">
        <w:t xml:space="preserve">WFDS does not include soil organic layers, which are an important source of smoldering fires in the boreal. </w:t>
      </w:r>
      <w:r w:rsidR="00B716CA">
        <w:t>The lack of simulated embers</w:t>
      </w:r>
      <w:r w:rsidR="00B10745">
        <w:t xml:space="preserve"> </w:t>
      </w:r>
      <w:r w:rsidR="009B69AF">
        <w:t>may underestimate fire spread and combustion</w:t>
      </w:r>
      <w:r w:rsidR="00B10745">
        <w:t xml:space="preserve">. </w:t>
      </w:r>
      <w:r w:rsidR="002F2AAE">
        <w:t xml:space="preserve">WFDS track fire velocity and combustion until the fire line reaches the end of the domain, which may underestimate total combustion if fires continue to spread and smolder behind the leading line. </w:t>
      </w:r>
      <w:r w:rsidR="009B69AF">
        <w:t xml:space="preserve">In addition, WFDS </w:t>
      </w:r>
      <w:r w:rsidR="002E2E41">
        <w:t>models</w:t>
      </w:r>
      <w:r w:rsidR="009B69AF">
        <w:t xml:space="preserve"> potential fire behavior – none of the fire behaviors or effects modeled in this study </w:t>
      </w:r>
      <w:r w:rsidR="00B10745">
        <w:t>should be interpreted as</w:t>
      </w:r>
      <w:r w:rsidR="009B69AF">
        <w:t xml:space="preserve"> prescriptive, and the presence of fires in simulated reburned stands does not imply definitively whether reburned stands will burn again in short-intervals in real-world scenarios. </w:t>
      </w:r>
      <w:r w:rsidR="002F2AAE">
        <w:t xml:space="preserve">One way to test how well WFDS represents boreal fire behavior would be to compare landscapes burned and reburned in WFDS to characteristics of stand composition, structure and mass observed empirically in reburned stands in Alaska. However, given the emerging nature of continued short-interval reburning, there are still relatively few documented sites of twice- and thrice-burned landscapes in the Interior. Additional empirical observations of repeat reburning will help inform our understanding of potential future fire behavior in reburned stands (and thus the strength and/or duration of a negative deciduous feedback). </w:t>
      </w:r>
    </w:p>
    <w:p w14:paraId="613B9E77" w14:textId="7465CEDA" w:rsidR="002F2AAE" w:rsidRDefault="002F2AAE" w:rsidP="002F2AAE">
      <w:pPr>
        <w:ind w:firstLine="720"/>
      </w:pPr>
      <w:bookmarkStart w:id="90" w:name="_heading=h.8nw2kotdx536" w:colFirst="0" w:colLast="0"/>
      <w:bookmarkEnd w:id="90"/>
      <w:r>
        <w:lastRenderedPageBreak/>
        <w:t xml:space="preserve">Another element that could complicate future fire behavior in the boreal is drought: moisture stress from increasing temperatures and drier conditions . Foster et al. (2022) predicted stronger bottom-up controls and thus negative feedbacks on fire intensity and severity under drought conditions brought on by climate change. </w:t>
      </w:r>
    </w:p>
    <w:p w14:paraId="473B3417" w14:textId="77777777" w:rsidR="002F2AAE" w:rsidRDefault="002F2AAE" w:rsidP="002F2AAE">
      <w:pPr>
        <w:ind w:firstLine="720"/>
      </w:pPr>
      <w:r>
        <w:t xml:space="preserve">Our simulated reburned landscapes were based on observed characteristics of 15-year-old regenerating stands. Landscape analysis of the frequency of reburning suggests that self-regulating feedbacks persist in the first 20 years after fires (Buma et al. 2022), well in line with our findings. Our observation that once-burned landscapes with average fuel abundance burned under extreme weather conditions suggests that self-regulating feedbacks may be overcome by top-down controls in stands only hit by one fire, which would allow for continued reburning, but that a threshold may exist in fuel abundance or connectivity that prevents fire spread in thrice-burned landscapes. </w:t>
      </w:r>
    </w:p>
    <w:p w14:paraId="454A2FAC" w14:textId="77777777" w:rsidR="002F2AAE" w:rsidRPr="00E141ED" w:rsidRDefault="002F2AAE" w:rsidP="002F2AAE">
      <w:pPr>
        <w:ind w:firstLine="720"/>
        <w:rPr>
          <w:b/>
        </w:rPr>
      </w:pPr>
      <w:r w:rsidRPr="00934247">
        <w:t xml:space="preserve">Several studies </w:t>
      </w:r>
      <w:r w:rsidRPr="00934247">
        <w:rPr>
          <w:noProof/>
        </w:rPr>
        <w:t>(Astrup et al. 2018)</w:t>
      </w:r>
      <w:r w:rsidRPr="00934247">
        <w:t xml:space="preserve"> have invoked the presence of less-flammable deciduous species as a landscape management solution to boreal warming, based on paleoecological evidence of declining fire activity found alongside increases in birch pollen presence (Brubaker et al. 2009</w:t>
      </w:r>
      <w:r>
        <w:t xml:space="preserve">, </w:t>
      </w:r>
      <w:r w:rsidRPr="00934247">
        <w:t xml:space="preserve">Kelly et al. 2013). </w:t>
      </w:r>
      <w:r>
        <w:t xml:space="preserve">Our finding that simulated fire spread did not occur in thrice-burned landscapes, even under extreme conditions, suggests that bottom-up controls outweigh top-down controls at least in the initial decades of post-fire regeneration. </w:t>
      </w:r>
    </w:p>
    <w:p w14:paraId="0000004E" w14:textId="77777777" w:rsidR="00FD1B39" w:rsidRPr="00934247" w:rsidRDefault="002525A6" w:rsidP="001A1230">
      <w:pPr>
        <w:pStyle w:val="Heading2"/>
      </w:pPr>
      <w:r w:rsidRPr="00934247">
        <w:t>Acknowledgements</w:t>
      </w:r>
    </w:p>
    <w:p w14:paraId="26EEBA46" w14:textId="4606DCA6" w:rsidR="000A6F5B" w:rsidRPr="00934247" w:rsidRDefault="002525A6" w:rsidP="001A1230">
      <w:pPr>
        <w:rPr>
          <w:rFonts w:cs="Times New Roman"/>
        </w:rPr>
      </w:pPr>
      <w:r w:rsidRPr="00934247">
        <w:rPr>
          <w:rFonts w:cs="Times New Roman"/>
        </w:rPr>
        <w:t>This study was funded by support from the NSF Polar Services Office (</w:t>
      </w:r>
      <w:r w:rsidR="004E27E6" w:rsidRPr="00934247">
        <w:rPr>
          <w:rFonts w:cs="Times New Roman"/>
        </w:rPr>
        <w:t>NSF-OPP-1903231</w:t>
      </w:r>
      <w:r w:rsidRPr="00934247">
        <w:rPr>
          <w:rFonts w:cs="Times New Roman"/>
        </w:rPr>
        <w:t>) and a Graduate Innovation Award from the Joint Fire Science Program (ID 19-1-01-43).</w:t>
      </w:r>
      <w:r w:rsidR="004E27E6" w:rsidRPr="00934247">
        <w:rPr>
          <w:rFonts w:cs="Times New Roman"/>
        </w:rPr>
        <w:t xml:space="preserve"> We </w:t>
      </w:r>
      <w:r w:rsidR="002F2AAE">
        <w:rPr>
          <w:rFonts w:cs="Times New Roman"/>
        </w:rPr>
        <w:t xml:space="preserve">are grateful to </w:t>
      </w:r>
      <w:proofErr w:type="spellStart"/>
      <w:r w:rsidR="004E27E6" w:rsidRPr="00934247">
        <w:rPr>
          <w:rFonts w:cs="Times New Roman"/>
        </w:rPr>
        <w:t>Vishnusai</w:t>
      </w:r>
      <w:proofErr w:type="spellEnd"/>
      <w:r w:rsidR="004E27E6" w:rsidRPr="00934247">
        <w:rPr>
          <w:rFonts w:cs="Times New Roman"/>
        </w:rPr>
        <w:t xml:space="preserve"> </w:t>
      </w:r>
      <w:proofErr w:type="spellStart"/>
      <w:r w:rsidR="004E27E6" w:rsidRPr="00934247">
        <w:rPr>
          <w:rFonts w:cs="Times New Roman"/>
        </w:rPr>
        <w:t>Kodicherla</w:t>
      </w:r>
      <w:proofErr w:type="spellEnd"/>
      <w:r w:rsidR="004E27E6" w:rsidRPr="00934247">
        <w:rPr>
          <w:rFonts w:cs="Times New Roman"/>
        </w:rPr>
        <w:t xml:space="preserve">, Kyle Martini, Kristin Olson, Pauline </w:t>
      </w:r>
      <w:r w:rsidR="00C945AD" w:rsidRPr="00934247">
        <w:rPr>
          <w:rFonts w:cs="Times New Roman"/>
        </w:rPr>
        <w:t>Allen,</w:t>
      </w:r>
      <w:r w:rsidR="004E27E6" w:rsidRPr="00934247">
        <w:rPr>
          <w:rFonts w:cs="Times New Roman"/>
        </w:rPr>
        <w:t xml:space="preserve"> and Teagan Furbish for their help in the field. </w:t>
      </w:r>
      <w:r w:rsidR="000A6F5B" w:rsidRPr="00934247">
        <w:rPr>
          <w:rFonts w:cs="Times New Roman"/>
        </w:rPr>
        <w:br w:type="page"/>
      </w:r>
    </w:p>
    <w:p w14:paraId="00000050" w14:textId="2E79E7DE" w:rsidR="00FD1B39" w:rsidRPr="00934247" w:rsidRDefault="002525A6" w:rsidP="001A1230">
      <w:pPr>
        <w:pStyle w:val="Heading2"/>
        <w:rPr>
          <w:rFonts w:eastAsia="Calibri"/>
        </w:rPr>
      </w:pPr>
      <w:r w:rsidRPr="00934247">
        <w:rPr>
          <w:rFonts w:eastAsia="Calibri"/>
        </w:rPr>
        <w:lastRenderedPageBreak/>
        <w:t xml:space="preserve">References </w:t>
      </w:r>
    </w:p>
    <w:p w14:paraId="2A0649DA" w14:textId="77777777" w:rsidR="004F0C99" w:rsidRDefault="00010491" w:rsidP="00823D6B">
      <w:pPr>
        <w:ind w:left="720" w:hanging="720"/>
        <w:rPr>
          <w:rFonts w:cs="Times New Roman"/>
          <w:noProof/>
          <w:color w:val="000000"/>
        </w:rPr>
      </w:pPr>
      <w:r w:rsidRPr="00934247">
        <w:rPr>
          <w:rFonts w:cs="Times New Roman"/>
          <w:color w:val="000000"/>
        </w:rPr>
        <w:fldChar w:fldCharType="begin" w:fldLock="1"/>
      </w:r>
      <w:r w:rsidR="0009369F">
        <w:rPr>
          <w:rFonts w:cs="Times New Roman"/>
          <w:color w:val="000000"/>
        </w:rPr>
        <w:instrText>ADDIN paperpile_bibliography &lt;pp-bibliography&gt;&lt;first-reference-indices&gt;&lt;formatting&gt;1&lt;/formatting&gt;&lt;space-after&gt;1&lt;/space-after&gt;&lt;/first-reference-indices&gt;&lt;/pp-bibliography&gt; \* MERGEFORMAT</w:instrText>
      </w:r>
      <w:r w:rsidRPr="00934247">
        <w:rPr>
          <w:rFonts w:cs="Times New Roman"/>
          <w:color w:val="000000"/>
        </w:rPr>
        <w:fldChar w:fldCharType="separate"/>
      </w:r>
      <w:r w:rsidR="004F0C99" w:rsidRPr="004F0C99">
        <w:rPr>
          <w:rFonts w:ascii="Arial" w:hAnsi="Arial" w:cs="Arial"/>
          <w:color w:val="222222"/>
          <w:sz w:val="20"/>
          <w:szCs w:val="20"/>
          <w:shd w:val="clear" w:color="auto" w:fill="FFFFFF"/>
        </w:rPr>
        <w:t xml:space="preserve"> </w:t>
      </w:r>
      <w:r w:rsidR="004F0C99" w:rsidRPr="004F0C99">
        <w:rPr>
          <w:rFonts w:cs="Times New Roman"/>
          <w:noProof/>
          <w:color w:val="000000"/>
        </w:rPr>
        <w:t>Astrup, R., Bernier, P.Y., Genet, H., Lutz, D.A. and Bright, R.M., 2018. A sensible climate solution for the boreal forest. </w:t>
      </w:r>
      <w:r w:rsidR="004F0C99" w:rsidRPr="004F0C99">
        <w:rPr>
          <w:rFonts w:cs="Times New Roman"/>
          <w:i/>
          <w:iCs/>
          <w:noProof/>
          <w:color w:val="000000"/>
        </w:rPr>
        <w:t>Nature Climate Change</w:t>
      </w:r>
      <w:r w:rsidR="004F0C99" w:rsidRPr="004F0C99">
        <w:rPr>
          <w:rFonts w:cs="Times New Roman"/>
          <w:noProof/>
          <w:color w:val="000000"/>
        </w:rPr>
        <w:t>, </w:t>
      </w:r>
      <w:r w:rsidR="004F0C99" w:rsidRPr="004F0C99">
        <w:rPr>
          <w:rFonts w:cs="Times New Roman"/>
          <w:i/>
          <w:iCs/>
          <w:noProof/>
          <w:color w:val="000000"/>
        </w:rPr>
        <w:t>8</w:t>
      </w:r>
      <w:r w:rsidR="004F0C99" w:rsidRPr="004F0C99">
        <w:rPr>
          <w:rFonts w:cs="Times New Roman"/>
          <w:noProof/>
          <w:color w:val="000000"/>
        </w:rPr>
        <w:t>(1), pp.11-12.</w:t>
      </w:r>
    </w:p>
    <w:p w14:paraId="7325C86C" w14:textId="77777777" w:rsidR="004F0C99" w:rsidRDefault="004F0C99" w:rsidP="00823D6B">
      <w:pPr>
        <w:ind w:left="720" w:hanging="720"/>
        <w:rPr>
          <w:rFonts w:cs="Times New Roman"/>
          <w:noProof/>
          <w:color w:val="000000"/>
        </w:rPr>
      </w:pPr>
      <w:r w:rsidRPr="004F0C99">
        <w:rPr>
          <w:rFonts w:cs="Times New Roman"/>
          <w:noProof/>
          <w:color w:val="000000"/>
        </w:rPr>
        <w:t>Atchley, A.L., Linn, R., Jonko, A., Hoffman, C., Hyman, J.D., Pimont, F., Sieg, C. and Middleton, R.S., 2021. Effects of fuel spatial distribution on wildland fire behaviour. </w:t>
      </w:r>
      <w:r w:rsidRPr="004F0C99">
        <w:rPr>
          <w:rFonts w:cs="Times New Roman"/>
          <w:i/>
          <w:iCs/>
          <w:noProof/>
          <w:color w:val="000000"/>
        </w:rPr>
        <w:t>International journal of wildland fire</w:t>
      </w:r>
      <w:r w:rsidRPr="004F0C99">
        <w:rPr>
          <w:rFonts w:cs="Times New Roman"/>
          <w:noProof/>
          <w:color w:val="000000"/>
        </w:rPr>
        <w:t>, </w:t>
      </w:r>
      <w:r w:rsidRPr="004F0C99">
        <w:rPr>
          <w:rFonts w:cs="Times New Roman"/>
          <w:i/>
          <w:iCs/>
          <w:noProof/>
          <w:color w:val="000000"/>
        </w:rPr>
        <w:t>30</w:t>
      </w:r>
      <w:r w:rsidRPr="004F0C99">
        <w:rPr>
          <w:rFonts w:cs="Times New Roman"/>
          <w:noProof/>
          <w:color w:val="000000"/>
        </w:rPr>
        <w:t>(3), pp.179-189.</w:t>
      </w:r>
    </w:p>
    <w:p w14:paraId="5D00A9B4" w14:textId="77777777" w:rsidR="00BB6972" w:rsidRDefault="00BB6972" w:rsidP="00823D6B">
      <w:pPr>
        <w:ind w:left="720" w:hanging="720"/>
        <w:rPr>
          <w:rFonts w:cs="Times New Roman"/>
          <w:noProof/>
          <w:color w:val="000000"/>
        </w:rPr>
      </w:pPr>
      <w:r w:rsidRPr="00BB6972">
        <w:rPr>
          <w:rFonts w:cs="Times New Roman"/>
          <w:noProof/>
          <w:color w:val="000000"/>
        </w:rPr>
        <w:t>Balshi, M.S., McGuire, A.D., Duffy, P., Flannigan, M., Kicklighter, D.W. and Melillo, J., 2009. Vulnerability of carbon storage in North American boreal forests to wildfires during the 21st century. </w:t>
      </w:r>
      <w:r w:rsidRPr="00BB6972">
        <w:rPr>
          <w:rFonts w:cs="Times New Roman"/>
          <w:i/>
          <w:iCs/>
          <w:noProof/>
          <w:color w:val="000000"/>
        </w:rPr>
        <w:t>Global change biology</w:t>
      </w:r>
      <w:r w:rsidRPr="00BB6972">
        <w:rPr>
          <w:rFonts w:cs="Times New Roman"/>
          <w:noProof/>
          <w:color w:val="000000"/>
        </w:rPr>
        <w:t>, </w:t>
      </w:r>
      <w:r w:rsidRPr="00BB6972">
        <w:rPr>
          <w:rFonts w:cs="Times New Roman"/>
          <w:i/>
          <w:iCs/>
          <w:noProof/>
          <w:color w:val="000000"/>
        </w:rPr>
        <w:t>15</w:t>
      </w:r>
      <w:r w:rsidRPr="00BB6972">
        <w:rPr>
          <w:rFonts w:cs="Times New Roman"/>
          <w:noProof/>
          <w:color w:val="000000"/>
        </w:rPr>
        <w:t>(6), pp.1491-1510.</w:t>
      </w:r>
    </w:p>
    <w:p w14:paraId="10625179" w14:textId="77777777" w:rsidR="00BB6972" w:rsidRDefault="00BB6972" w:rsidP="00823D6B">
      <w:pPr>
        <w:ind w:left="720" w:hanging="720"/>
        <w:rPr>
          <w:rFonts w:cs="Times New Roman"/>
          <w:noProof/>
          <w:color w:val="000000"/>
        </w:rPr>
      </w:pPr>
      <w:r w:rsidRPr="00BB6972">
        <w:rPr>
          <w:rFonts w:cs="Times New Roman"/>
          <w:noProof/>
          <w:color w:val="000000"/>
        </w:rPr>
        <w:t>Barrett, K., Loboda, T., McGuire, A.D., Genet, H., Hoy, E. and Kasischke, E., 2016. Static and dynamic controls on fire activity at moderate spatial and temporal scales in the Alaskan boreal forest. </w:t>
      </w:r>
      <w:r w:rsidRPr="00BB6972">
        <w:rPr>
          <w:rFonts w:cs="Times New Roman"/>
          <w:i/>
          <w:iCs/>
          <w:noProof/>
          <w:color w:val="000000"/>
        </w:rPr>
        <w:t>Ecosphere</w:t>
      </w:r>
      <w:r w:rsidRPr="00BB6972">
        <w:rPr>
          <w:rFonts w:cs="Times New Roman"/>
          <w:noProof/>
          <w:color w:val="000000"/>
        </w:rPr>
        <w:t>, </w:t>
      </w:r>
      <w:r w:rsidRPr="00BB6972">
        <w:rPr>
          <w:rFonts w:cs="Times New Roman"/>
          <w:i/>
          <w:iCs/>
          <w:noProof/>
          <w:color w:val="000000"/>
        </w:rPr>
        <w:t>7</w:t>
      </w:r>
      <w:r w:rsidRPr="00BB6972">
        <w:rPr>
          <w:rFonts w:cs="Times New Roman"/>
          <w:noProof/>
          <w:color w:val="000000"/>
        </w:rPr>
        <w:t>(11), p.e01572.</w:t>
      </w:r>
    </w:p>
    <w:p w14:paraId="2A1C9FE6" w14:textId="77777777" w:rsidR="00BB6972" w:rsidRDefault="00BB6972" w:rsidP="004F0C99">
      <w:pPr>
        <w:ind w:left="720" w:hanging="720"/>
        <w:rPr>
          <w:rFonts w:cs="Times New Roman"/>
          <w:noProof/>
          <w:color w:val="000000"/>
        </w:rPr>
      </w:pPr>
      <w:r w:rsidRPr="00BB6972">
        <w:rPr>
          <w:rFonts w:cs="Times New Roman"/>
          <w:noProof/>
          <w:color w:val="000000"/>
        </w:rPr>
        <w:t>Boby, L.A., Schuur, E.A., Mack, M.C., Verbyla, D. and Johnstone, J.F., 2010. Quantifying fire severity, carbon, and nitrogen emissions in Alaska's boreal forest. </w:t>
      </w:r>
      <w:r w:rsidRPr="00BB6972">
        <w:rPr>
          <w:rFonts w:cs="Times New Roman"/>
          <w:i/>
          <w:iCs/>
          <w:noProof/>
          <w:color w:val="000000"/>
        </w:rPr>
        <w:t>Ecological Applications</w:t>
      </w:r>
      <w:r w:rsidRPr="00BB6972">
        <w:rPr>
          <w:rFonts w:cs="Times New Roman"/>
          <w:noProof/>
          <w:color w:val="000000"/>
        </w:rPr>
        <w:t>, </w:t>
      </w:r>
      <w:r w:rsidRPr="00BB6972">
        <w:rPr>
          <w:rFonts w:cs="Times New Roman"/>
          <w:i/>
          <w:iCs/>
          <w:noProof/>
          <w:color w:val="000000"/>
        </w:rPr>
        <w:t>20</w:t>
      </w:r>
      <w:r w:rsidRPr="00BB6972">
        <w:rPr>
          <w:rFonts w:cs="Times New Roman"/>
          <w:noProof/>
          <w:color w:val="000000"/>
        </w:rPr>
        <w:t>(6), pp.1633-1647.</w:t>
      </w:r>
    </w:p>
    <w:p w14:paraId="0E66B7D3" w14:textId="29CC9FD6" w:rsidR="004F0C99" w:rsidRDefault="004F0C99" w:rsidP="004F0C99">
      <w:pPr>
        <w:ind w:left="720" w:hanging="720"/>
        <w:rPr>
          <w:noProof/>
        </w:rPr>
      </w:pPr>
      <w:r>
        <w:rPr>
          <w:noProof/>
        </w:rPr>
        <w:t>Binkley, D., Lousier, J.D. and Cromack Jr, K., 1984. Ecosystem effects of Sitka alder in a Douglas-fir plantation. Forest Science, 30(1), pp.26-35.</w:t>
      </w:r>
    </w:p>
    <w:p w14:paraId="15A6C470" w14:textId="77777777" w:rsidR="004F0C99" w:rsidRDefault="004F0C99" w:rsidP="004F0C99">
      <w:pPr>
        <w:ind w:left="720" w:hanging="720"/>
        <w:rPr>
          <w:noProof/>
        </w:rPr>
      </w:pPr>
      <w:r>
        <w:rPr>
          <w:noProof/>
        </w:rPr>
        <w:t>Bond-Lamberty, B., Wang, C. and Gower, S.T., 2002. Aboveground and belowground biomass and sapwood area allometric equations for six boreal tree species of northern Manitoba. Canadian Journal of Forest Research, 32(8), pp.1441-1450.</w:t>
      </w:r>
    </w:p>
    <w:p w14:paraId="14E1B918" w14:textId="77777777" w:rsidR="009D43A5" w:rsidRDefault="009D43A5" w:rsidP="00823D6B">
      <w:pPr>
        <w:ind w:left="720" w:hanging="720"/>
        <w:rPr>
          <w:rFonts w:cs="Times New Roman"/>
          <w:noProof/>
          <w:color w:val="000000"/>
        </w:rPr>
      </w:pPr>
      <w:r w:rsidRPr="009D43A5">
        <w:rPr>
          <w:rFonts w:cs="Times New Roman"/>
          <w:noProof/>
          <w:color w:val="000000"/>
        </w:rPr>
        <w:t>Brown, J.K., 1974. Handbook for inventorying downed woody material. </w:t>
      </w:r>
      <w:r w:rsidRPr="009D43A5">
        <w:rPr>
          <w:rFonts w:cs="Times New Roman"/>
          <w:i/>
          <w:iCs/>
          <w:noProof/>
          <w:color w:val="000000"/>
        </w:rPr>
        <w:t>Gen. Tech. Rep. INT-16. Ogden, UT: US Department of Agriculture, Forest Service, Intermountain Forest and Range Experiment Station. 24 p.</w:t>
      </w:r>
      <w:r w:rsidRPr="009D43A5">
        <w:rPr>
          <w:rFonts w:cs="Times New Roman"/>
          <w:noProof/>
          <w:color w:val="000000"/>
        </w:rPr>
        <w:t>, </w:t>
      </w:r>
      <w:r w:rsidRPr="009D43A5">
        <w:rPr>
          <w:rFonts w:cs="Times New Roman"/>
          <w:i/>
          <w:iCs/>
          <w:noProof/>
          <w:color w:val="000000"/>
        </w:rPr>
        <w:t>16</w:t>
      </w:r>
      <w:r w:rsidRPr="009D43A5">
        <w:rPr>
          <w:rFonts w:cs="Times New Roman"/>
          <w:noProof/>
          <w:color w:val="000000"/>
        </w:rPr>
        <w:t>.</w:t>
      </w:r>
    </w:p>
    <w:p w14:paraId="40BC2514" w14:textId="1043CABB" w:rsidR="009D43A5" w:rsidRDefault="009D43A5" w:rsidP="004F0C99">
      <w:pPr>
        <w:ind w:left="720" w:hanging="720"/>
        <w:rPr>
          <w:rFonts w:cs="Times New Roman"/>
          <w:noProof/>
          <w:color w:val="000000"/>
        </w:rPr>
      </w:pPr>
      <w:r w:rsidRPr="009D43A5">
        <w:rPr>
          <w:rFonts w:cs="Times New Roman"/>
          <w:noProof/>
          <w:color w:val="000000"/>
        </w:rPr>
        <w:lastRenderedPageBreak/>
        <w:t>Brubaker, L.B., Higuera, P.E., Rupp, T.S., Olson, M.A., Anderson, P.M. and Hu, F.S., 2009. Linking sediment‐charcoal records and ecological modeling to understand causes of fire‐regime change in boreal forests. </w:t>
      </w:r>
      <w:r w:rsidRPr="009D43A5">
        <w:rPr>
          <w:rFonts w:cs="Times New Roman"/>
          <w:i/>
          <w:iCs/>
          <w:noProof/>
          <w:color w:val="000000"/>
        </w:rPr>
        <w:t>Ecology</w:t>
      </w:r>
      <w:r w:rsidRPr="009D43A5">
        <w:rPr>
          <w:rFonts w:cs="Times New Roman"/>
          <w:noProof/>
          <w:color w:val="000000"/>
        </w:rPr>
        <w:t>, </w:t>
      </w:r>
      <w:r w:rsidRPr="009D43A5">
        <w:rPr>
          <w:rFonts w:cs="Times New Roman"/>
          <w:i/>
          <w:iCs/>
          <w:noProof/>
          <w:color w:val="000000"/>
        </w:rPr>
        <w:t>90</w:t>
      </w:r>
      <w:r w:rsidRPr="009D43A5">
        <w:rPr>
          <w:rFonts w:cs="Times New Roman"/>
          <w:noProof/>
          <w:color w:val="000000"/>
        </w:rPr>
        <w:t>(7), pp.1788-1801</w:t>
      </w:r>
      <w:r>
        <w:rPr>
          <w:rFonts w:cs="Times New Roman"/>
          <w:noProof/>
          <w:color w:val="000000"/>
        </w:rPr>
        <w:t>.</w:t>
      </w:r>
    </w:p>
    <w:p w14:paraId="492860DD" w14:textId="31A9234E" w:rsidR="004F0C99" w:rsidRPr="004F0C99" w:rsidRDefault="004F0C99" w:rsidP="004F0C99">
      <w:pPr>
        <w:ind w:left="720" w:hanging="720"/>
      </w:pPr>
      <w:r w:rsidRPr="0035443F">
        <w:t>Buma, B., Hayes, K., Weiss, S. and Lucash, M., 2022. Short-interval fires increasing in the Alaskan boreal forest as fire self-regulation decays across forest types. </w:t>
      </w:r>
      <w:r w:rsidRPr="0035443F">
        <w:rPr>
          <w:i/>
          <w:iCs/>
        </w:rPr>
        <w:t>Scientific reports</w:t>
      </w:r>
      <w:r w:rsidRPr="0035443F">
        <w:t>, </w:t>
      </w:r>
      <w:r w:rsidRPr="0035443F">
        <w:rPr>
          <w:i/>
          <w:iCs/>
        </w:rPr>
        <w:t>12</w:t>
      </w:r>
      <w:r w:rsidRPr="0035443F">
        <w:t>(1), pp.1-10.</w:t>
      </w:r>
    </w:p>
    <w:p w14:paraId="45E55754" w14:textId="77777777" w:rsidR="009D43A5" w:rsidRDefault="009D43A5" w:rsidP="00823D6B">
      <w:pPr>
        <w:ind w:left="720" w:hanging="720"/>
        <w:rPr>
          <w:rFonts w:cs="Times New Roman"/>
          <w:noProof/>
          <w:color w:val="000000"/>
        </w:rPr>
      </w:pPr>
      <w:r w:rsidRPr="009D43A5">
        <w:rPr>
          <w:rFonts w:cs="Times New Roman"/>
          <w:noProof/>
          <w:color w:val="000000"/>
        </w:rPr>
        <w:t>Cahoon, S.M., Sullivan, P.F. and Gray, A.N., 2022. Interactions among wildfire, forest type and landscape position are key determinants of boreal forest carbon stocks. </w:t>
      </w:r>
      <w:r w:rsidRPr="009D43A5">
        <w:rPr>
          <w:rFonts w:cs="Times New Roman"/>
          <w:i/>
          <w:iCs/>
          <w:noProof/>
          <w:color w:val="000000"/>
        </w:rPr>
        <w:t>Journal of Ecology</w:t>
      </w:r>
      <w:r w:rsidRPr="009D43A5">
        <w:rPr>
          <w:rFonts w:cs="Times New Roman"/>
          <w:noProof/>
          <w:color w:val="000000"/>
        </w:rPr>
        <w:t>.</w:t>
      </w:r>
    </w:p>
    <w:p w14:paraId="6DB8BEB5" w14:textId="77777777" w:rsidR="009D43A5" w:rsidRDefault="009D43A5" w:rsidP="00823D6B">
      <w:pPr>
        <w:ind w:left="720" w:hanging="720"/>
        <w:rPr>
          <w:rFonts w:cs="Times New Roman"/>
          <w:noProof/>
          <w:color w:val="000000"/>
        </w:rPr>
      </w:pPr>
      <w:r w:rsidRPr="009D43A5">
        <w:rPr>
          <w:rFonts w:cs="Times New Roman"/>
          <w:noProof/>
          <w:color w:val="000000"/>
        </w:rPr>
        <w:t>Castle, D., Mell, W.E. and Miller, F.J., 2013, May. Examination of the Wildland-urban interface Fire Dynamics Simulator in modeling of laboratory-scale surface-to-crown fire transition. In </w:t>
      </w:r>
      <w:r w:rsidRPr="009D43A5">
        <w:rPr>
          <w:rFonts w:cs="Times New Roman"/>
          <w:i/>
          <w:iCs/>
          <w:noProof/>
          <w:color w:val="000000"/>
        </w:rPr>
        <w:t>Proceedings of the 8th US National Combustion Meeting, Park City, UT, USA</w:t>
      </w:r>
      <w:r w:rsidRPr="009D43A5">
        <w:rPr>
          <w:rFonts w:cs="Times New Roman"/>
          <w:noProof/>
          <w:color w:val="000000"/>
        </w:rPr>
        <w:t> (Vol. 4, pp. 3710-3722).</w:t>
      </w:r>
    </w:p>
    <w:p w14:paraId="4C59EE68" w14:textId="77777777" w:rsidR="009D43A5" w:rsidRDefault="009D43A5" w:rsidP="00823D6B">
      <w:pPr>
        <w:ind w:left="720" w:hanging="720"/>
        <w:rPr>
          <w:rFonts w:cs="Times New Roman"/>
          <w:noProof/>
          <w:color w:val="000000"/>
        </w:rPr>
      </w:pPr>
      <w:r w:rsidRPr="009D43A5">
        <w:rPr>
          <w:rFonts w:cs="Times New Roman"/>
          <w:noProof/>
          <w:color w:val="000000"/>
        </w:rPr>
        <w:t>Eckdahl, J.A., Kristensen, J.A. and Metcalfe, D.B., 2022. Climatic variation drives loss and restructuring of carbon and nitrogen in boreal forest wildfire. </w:t>
      </w:r>
      <w:r w:rsidRPr="009D43A5">
        <w:rPr>
          <w:rFonts w:cs="Times New Roman"/>
          <w:i/>
          <w:iCs/>
          <w:noProof/>
          <w:color w:val="000000"/>
        </w:rPr>
        <w:t>Biogeosciences</w:t>
      </w:r>
      <w:r w:rsidRPr="009D43A5">
        <w:rPr>
          <w:rFonts w:cs="Times New Roman"/>
          <w:noProof/>
          <w:color w:val="000000"/>
        </w:rPr>
        <w:t>, </w:t>
      </w:r>
      <w:r w:rsidRPr="009D43A5">
        <w:rPr>
          <w:rFonts w:cs="Times New Roman"/>
          <w:i/>
          <w:iCs/>
          <w:noProof/>
          <w:color w:val="000000"/>
        </w:rPr>
        <w:t>19</w:t>
      </w:r>
      <w:r w:rsidRPr="009D43A5">
        <w:rPr>
          <w:rFonts w:cs="Times New Roman"/>
          <w:noProof/>
          <w:color w:val="000000"/>
        </w:rPr>
        <w:t>(9), pp.2487-2506.</w:t>
      </w:r>
    </w:p>
    <w:p w14:paraId="1FD3DE9C" w14:textId="77777777" w:rsidR="009D43A5" w:rsidRDefault="009D43A5" w:rsidP="004F0C99">
      <w:pPr>
        <w:ind w:left="720" w:hanging="720"/>
        <w:rPr>
          <w:rFonts w:cs="Times New Roman"/>
          <w:noProof/>
          <w:color w:val="000000"/>
        </w:rPr>
      </w:pPr>
      <w:r w:rsidRPr="009D43A5">
        <w:rPr>
          <w:rFonts w:cs="Times New Roman"/>
          <w:noProof/>
          <w:color w:val="000000"/>
        </w:rPr>
        <w:t>Hawley, C.M., Loudermilk, E.L., Rowell, E.M. and Pokswinski, S., 2018. A novel approach to fuel biomass sampling for 3D fuel characterization. </w:t>
      </w:r>
      <w:r w:rsidRPr="009D43A5">
        <w:rPr>
          <w:rFonts w:cs="Times New Roman"/>
          <w:i/>
          <w:iCs/>
          <w:noProof/>
          <w:color w:val="000000"/>
        </w:rPr>
        <w:t>MethodsX</w:t>
      </w:r>
      <w:r w:rsidRPr="009D43A5">
        <w:rPr>
          <w:rFonts w:cs="Times New Roman"/>
          <w:noProof/>
          <w:color w:val="000000"/>
        </w:rPr>
        <w:t>, </w:t>
      </w:r>
      <w:r w:rsidRPr="009D43A5">
        <w:rPr>
          <w:rFonts w:cs="Times New Roman"/>
          <w:i/>
          <w:iCs/>
          <w:noProof/>
          <w:color w:val="000000"/>
        </w:rPr>
        <w:t>5</w:t>
      </w:r>
      <w:r w:rsidRPr="009D43A5">
        <w:rPr>
          <w:rFonts w:cs="Times New Roman"/>
          <w:noProof/>
          <w:color w:val="000000"/>
        </w:rPr>
        <w:t>, pp.1597-1604.</w:t>
      </w:r>
    </w:p>
    <w:p w14:paraId="4CF266BE" w14:textId="0175D0B2" w:rsidR="004F0C99" w:rsidRDefault="004F0C99" w:rsidP="004F0C99">
      <w:pPr>
        <w:ind w:left="720" w:hanging="720"/>
        <w:rPr>
          <w:noProof/>
        </w:rPr>
      </w:pPr>
      <w:r>
        <w:rPr>
          <w:noProof/>
        </w:rPr>
        <w:t>Hayes, K. and Buma, B., 2021. Effects of short‐interval disturbances continue to accumulate, overwhelming variability in local resilience. Ecosphere, 12(3), p.e03379.</w:t>
      </w:r>
    </w:p>
    <w:p w14:paraId="0142E7C2" w14:textId="77777777" w:rsidR="009D43A5" w:rsidRDefault="009D43A5" w:rsidP="004F0C99">
      <w:pPr>
        <w:ind w:left="720" w:hanging="720"/>
        <w:rPr>
          <w:rFonts w:cs="Times New Roman"/>
          <w:noProof/>
          <w:color w:val="000000"/>
        </w:rPr>
      </w:pPr>
      <w:r w:rsidRPr="009D43A5">
        <w:rPr>
          <w:rFonts w:cs="Times New Roman"/>
          <w:noProof/>
          <w:color w:val="000000"/>
        </w:rPr>
        <w:t>Hély, C., Bergeron, Y. and Flannigan, M.D., 2000. Effects of stand composition on fire hazard in mixed‐wood Canadian boreal forest. </w:t>
      </w:r>
      <w:r w:rsidRPr="009D43A5">
        <w:rPr>
          <w:rFonts w:cs="Times New Roman"/>
          <w:i/>
          <w:iCs/>
          <w:noProof/>
          <w:color w:val="000000"/>
        </w:rPr>
        <w:t>Journal of Vegetation Science</w:t>
      </w:r>
      <w:r w:rsidRPr="009D43A5">
        <w:rPr>
          <w:rFonts w:cs="Times New Roman"/>
          <w:noProof/>
          <w:color w:val="000000"/>
        </w:rPr>
        <w:t>, </w:t>
      </w:r>
      <w:r w:rsidRPr="009D43A5">
        <w:rPr>
          <w:rFonts w:cs="Times New Roman"/>
          <w:i/>
          <w:iCs/>
          <w:noProof/>
          <w:color w:val="000000"/>
        </w:rPr>
        <w:t>11</w:t>
      </w:r>
      <w:r w:rsidRPr="009D43A5">
        <w:rPr>
          <w:rFonts w:cs="Times New Roman"/>
          <w:noProof/>
          <w:color w:val="000000"/>
        </w:rPr>
        <w:t>(6), pp.813-824.</w:t>
      </w:r>
    </w:p>
    <w:p w14:paraId="29318241" w14:textId="1706F71E" w:rsidR="004F0C99" w:rsidRDefault="004F0C99" w:rsidP="004F0C99">
      <w:pPr>
        <w:ind w:left="720" w:hanging="720"/>
      </w:pPr>
      <w:r w:rsidRPr="0035443F">
        <w:lastRenderedPageBreak/>
        <w:t>Higuera, P.E., Brubaker, L.B., Anderson, P.M., Brown, T.A., Kennedy, A.T. and Hu, F.S., 2008. Frequent fires in ancient shrub tundra: implications of paleorecords for arctic environmental change. </w:t>
      </w:r>
      <w:r w:rsidRPr="0035443F">
        <w:rPr>
          <w:i/>
          <w:iCs/>
        </w:rPr>
        <w:t>PloS one</w:t>
      </w:r>
      <w:r w:rsidRPr="0035443F">
        <w:t>, </w:t>
      </w:r>
      <w:r w:rsidRPr="0035443F">
        <w:rPr>
          <w:i/>
          <w:iCs/>
        </w:rPr>
        <w:t>3</w:t>
      </w:r>
      <w:r w:rsidRPr="0035443F">
        <w:t>(3), p.e0001744.</w:t>
      </w:r>
    </w:p>
    <w:p w14:paraId="6CDDA581" w14:textId="77777777" w:rsidR="004F0C99" w:rsidRDefault="004F0C99" w:rsidP="004F0C99">
      <w:pPr>
        <w:ind w:left="720" w:hanging="720"/>
      </w:pPr>
      <w:r w:rsidRPr="0035443F">
        <w:t>Hoecker, T.J. and Higuera, P.E., 2019. Forest succession and climate variability interacted to control fire activity over the last four centuries in an Alaskan boreal landscape. </w:t>
      </w:r>
      <w:r w:rsidRPr="0035443F">
        <w:rPr>
          <w:i/>
          <w:iCs/>
        </w:rPr>
        <w:t>Landscape Ecology</w:t>
      </w:r>
      <w:r w:rsidRPr="0035443F">
        <w:t>, </w:t>
      </w:r>
      <w:r w:rsidRPr="0035443F">
        <w:rPr>
          <w:i/>
          <w:iCs/>
        </w:rPr>
        <w:t>34</w:t>
      </w:r>
      <w:r w:rsidRPr="0035443F">
        <w:t>(2), pp.227-241.</w:t>
      </w:r>
    </w:p>
    <w:p w14:paraId="15EB9AF4" w14:textId="77777777" w:rsidR="009D43A5" w:rsidRDefault="009D43A5" w:rsidP="004F0C99">
      <w:pPr>
        <w:ind w:left="720" w:hanging="720"/>
        <w:rPr>
          <w:rFonts w:cs="Times New Roman"/>
          <w:noProof/>
          <w:color w:val="000000"/>
        </w:rPr>
      </w:pPr>
      <w:r w:rsidRPr="009D43A5">
        <w:rPr>
          <w:rFonts w:cs="Times New Roman"/>
          <w:noProof/>
          <w:color w:val="000000"/>
        </w:rPr>
        <w:t>Hoffman, C.M., Sieg, C.H., Linn, R.R., Mell, W., Parsons, R.A., Ziegler, J.P. and Hiers, J.K., 2018. Advancing the science of wildland fire dynamics using process-based models. </w:t>
      </w:r>
      <w:r w:rsidRPr="009D43A5">
        <w:rPr>
          <w:rFonts w:cs="Times New Roman"/>
          <w:i/>
          <w:iCs/>
          <w:noProof/>
          <w:color w:val="000000"/>
        </w:rPr>
        <w:t>Fire</w:t>
      </w:r>
      <w:r w:rsidRPr="009D43A5">
        <w:rPr>
          <w:rFonts w:cs="Times New Roman"/>
          <w:noProof/>
          <w:color w:val="000000"/>
        </w:rPr>
        <w:t>, </w:t>
      </w:r>
      <w:r w:rsidRPr="009D43A5">
        <w:rPr>
          <w:rFonts w:cs="Times New Roman"/>
          <w:i/>
          <w:iCs/>
          <w:noProof/>
          <w:color w:val="000000"/>
        </w:rPr>
        <w:t>1</w:t>
      </w:r>
      <w:r w:rsidRPr="009D43A5">
        <w:rPr>
          <w:rFonts w:cs="Times New Roman"/>
          <w:noProof/>
          <w:color w:val="000000"/>
        </w:rPr>
        <w:t>(2), p.32.</w:t>
      </w:r>
    </w:p>
    <w:p w14:paraId="3E2694E9" w14:textId="4D281648" w:rsidR="004F0C99" w:rsidRDefault="004F0C99" w:rsidP="004F0C99">
      <w:pPr>
        <w:ind w:left="720" w:hanging="720"/>
      </w:pPr>
      <w:r w:rsidRPr="00A1330D">
        <w:t>Johnstone, J.F., Celis, G., Chapin III, F.S., Hollingsworth, T.N., Jean, M. and Mack, M.C., 2020. Factors shaping alternate successional trajectories in burned black spruce forests of Alaska. </w:t>
      </w:r>
      <w:r w:rsidRPr="00A1330D">
        <w:rPr>
          <w:i/>
          <w:iCs/>
        </w:rPr>
        <w:t>Ecosphere</w:t>
      </w:r>
      <w:r w:rsidRPr="00A1330D">
        <w:t>, </w:t>
      </w:r>
      <w:r w:rsidRPr="00A1330D">
        <w:rPr>
          <w:i/>
          <w:iCs/>
        </w:rPr>
        <w:t>11</w:t>
      </w:r>
      <w:r w:rsidRPr="00A1330D">
        <w:t>(5), p.e03129.</w:t>
      </w:r>
    </w:p>
    <w:p w14:paraId="1B05FF44" w14:textId="77777777" w:rsidR="009D43A5" w:rsidRDefault="009D43A5" w:rsidP="004F0C99">
      <w:pPr>
        <w:ind w:left="720" w:hanging="720"/>
        <w:rPr>
          <w:rFonts w:cs="Times New Roman"/>
          <w:noProof/>
          <w:color w:val="000000"/>
        </w:rPr>
      </w:pPr>
      <w:r w:rsidRPr="009D43A5">
        <w:rPr>
          <w:rFonts w:cs="Times New Roman"/>
          <w:noProof/>
          <w:color w:val="000000"/>
        </w:rPr>
        <w:t>Johnstone, J.F., Chapin, F.S., Hollingsworth, T.N., Mack, M.C., Romanovsky, V. and Turetsky, M., 2010. Fire, climate change, and forest resilience in interior Alaska. </w:t>
      </w:r>
      <w:r w:rsidRPr="009D43A5">
        <w:rPr>
          <w:rFonts w:cs="Times New Roman"/>
          <w:i/>
          <w:iCs/>
          <w:noProof/>
          <w:color w:val="000000"/>
        </w:rPr>
        <w:t>Canadian Journal of Forest Research</w:t>
      </w:r>
      <w:r w:rsidRPr="009D43A5">
        <w:rPr>
          <w:rFonts w:cs="Times New Roman"/>
          <w:noProof/>
          <w:color w:val="000000"/>
        </w:rPr>
        <w:t>, </w:t>
      </w:r>
      <w:r w:rsidRPr="009D43A5">
        <w:rPr>
          <w:rFonts w:cs="Times New Roman"/>
          <w:i/>
          <w:iCs/>
          <w:noProof/>
          <w:color w:val="000000"/>
        </w:rPr>
        <w:t>40</w:t>
      </w:r>
      <w:r w:rsidRPr="009D43A5">
        <w:rPr>
          <w:rFonts w:cs="Times New Roman"/>
          <w:noProof/>
          <w:color w:val="000000"/>
        </w:rPr>
        <w:t>(7), pp.1302-1312.</w:t>
      </w:r>
    </w:p>
    <w:p w14:paraId="4B12C8E5" w14:textId="08ED84A2" w:rsidR="004F0C99" w:rsidRDefault="004F0C99" w:rsidP="004F0C99">
      <w:pPr>
        <w:ind w:left="720" w:hanging="720"/>
      </w:pPr>
      <w:r w:rsidRPr="00A1330D">
        <w:t>Johnstone, J.F., Hollingsworth, T.N., C</w:t>
      </w:r>
      <w:r>
        <w:t>hapin</w:t>
      </w:r>
      <w:r w:rsidRPr="00A1330D">
        <w:t xml:space="preserve"> III, F.S. and Mack, M.C., 2010. Changes in fire regime break the legacy lock on successional trajectories in Alaskan boreal forest. </w:t>
      </w:r>
      <w:r w:rsidRPr="00A1330D">
        <w:rPr>
          <w:i/>
          <w:iCs/>
        </w:rPr>
        <w:t>Global change biology</w:t>
      </w:r>
      <w:r w:rsidRPr="00A1330D">
        <w:t>, </w:t>
      </w:r>
      <w:r w:rsidRPr="00A1330D">
        <w:rPr>
          <w:i/>
          <w:iCs/>
        </w:rPr>
        <w:t>16</w:t>
      </w:r>
      <w:r w:rsidRPr="00A1330D">
        <w:t>(4), pp.1281-1295.</w:t>
      </w:r>
    </w:p>
    <w:p w14:paraId="169CC261" w14:textId="77777777" w:rsidR="009D43A5" w:rsidRDefault="009D43A5" w:rsidP="004F0C99">
      <w:pPr>
        <w:ind w:left="720" w:hanging="720"/>
        <w:rPr>
          <w:rFonts w:cs="Times New Roman"/>
          <w:noProof/>
          <w:color w:val="000000"/>
        </w:rPr>
      </w:pPr>
      <w:r w:rsidRPr="009D43A5">
        <w:rPr>
          <w:rFonts w:cs="Times New Roman"/>
          <w:noProof/>
          <w:color w:val="000000"/>
        </w:rPr>
        <w:t>Kasischke, E.S., Verbyla, D.L., Rupp, T.S., McGuire, A.D., Murphy, K.A., Jandt, R., Barnes, J.L., Hoy, E.E., Duffy, P.A., Calef, M. and Turetsky, M.R., 2010. Alaska’s changing fire regime—implications for the vulnerability of its boreal forests. </w:t>
      </w:r>
      <w:r w:rsidRPr="009D43A5">
        <w:rPr>
          <w:rFonts w:cs="Times New Roman"/>
          <w:i/>
          <w:iCs/>
          <w:noProof/>
          <w:color w:val="000000"/>
        </w:rPr>
        <w:t>Canadian Journal of Forest Research</w:t>
      </w:r>
      <w:r w:rsidRPr="009D43A5">
        <w:rPr>
          <w:rFonts w:cs="Times New Roman"/>
          <w:noProof/>
          <w:color w:val="000000"/>
        </w:rPr>
        <w:t>, </w:t>
      </w:r>
      <w:r w:rsidRPr="009D43A5">
        <w:rPr>
          <w:rFonts w:cs="Times New Roman"/>
          <w:i/>
          <w:iCs/>
          <w:noProof/>
          <w:color w:val="000000"/>
        </w:rPr>
        <w:t>40</w:t>
      </w:r>
      <w:r w:rsidRPr="009D43A5">
        <w:rPr>
          <w:rFonts w:cs="Times New Roman"/>
          <w:noProof/>
          <w:color w:val="000000"/>
        </w:rPr>
        <w:t>(7), pp.1313-1324.</w:t>
      </w:r>
    </w:p>
    <w:p w14:paraId="60F10253" w14:textId="790D8463" w:rsidR="004F0C99" w:rsidRDefault="004F0C99" w:rsidP="004F0C99">
      <w:pPr>
        <w:ind w:left="720" w:hanging="720"/>
      </w:pPr>
      <w:r w:rsidRPr="00A1330D">
        <w:lastRenderedPageBreak/>
        <w:t>Kelly, R., Chipman, M.L., Higuera, P.E., Stefanova, I., Brubaker, L.B. and Hu, F.S., 2013. Recent burning of boreal forests exceeds fire regime limits of the past 10,000 years. </w:t>
      </w:r>
      <w:r w:rsidRPr="00A1330D">
        <w:rPr>
          <w:i/>
          <w:iCs/>
        </w:rPr>
        <w:t>Proceedings of the National Academy of Sciences</w:t>
      </w:r>
      <w:r w:rsidRPr="00A1330D">
        <w:t>, </w:t>
      </w:r>
      <w:r w:rsidRPr="00A1330D">
        <w:rPr>
          <w:i/>
          <w:iCs/>
        </w:rPr>
        <w:t>110</w:t>
      </w:r>
      <w:r w:rsidRPr="00A1330D">
        <w:t>(32), pp.13055-13060.</w:t>
      </w:r>
    </w:p>
    <w:p w14:paraId="7FC6348E" w14:textId="77777777" w:rsidR="009D43A5" w:rsidRDefault="009D43A5" w:rsidP="00823D6B">
      <w:pPr>
        <w:ind w:left="720" w:hanging="720"/>
        <w:rPr>
          <w:rFonts w:cs="Times New Roman"/>
          <w:noProof/>
          <w:color w:val="000000"/>
        </w:rPr>
      </w:pPr>
      <w:r w:rsidRPr="009D43A5">
        <w:rPr>
          <w:rFonts w:cs="Times New Roman"/>
          <w:noProof/>
          <w:color w:val="000000"/>
        </w:rPr>
        <w:t>Mell, W.E., McDermott, R.J. and Forney, G.P., 2010, October. Wildland fire behavior modeling: perspectives, new approaches and applications. In </w:t>
      </w:r>
      <w:r w:rsidRPr="009D43A5">
        <w:rPr>
          <w:rFonts w:cs="Times New Roman"/>
          <w:i/>
          <w:iCs/>
          <w:noProof/>
          <w:color w:val="000000"/>
        </w:rPr>
        <w:t>Proceedings of 3rd fire behavior and fuels conference, Spokane, Washington, USA</w:t>
      </w:r>
      <w:r w:rsidRPr="009D43A5">
        <w:rPr>
          <w:rFonts w:cs="Times New Roman"/>
          <w:noProof/>
          <w:color w:val="000000"/>
        </w:rPr>
        <w:t> (pp. 45-62).</w:t>
      </w:r>
    </w:p>
    <w:p w14:paraId="5F64E975" w14:textId="414E9C12" w:rsidR="00237915" w:rsidRDefault="00237915" w:rsidP="00823D6B">
      <w:pPr>
        <w:ind w:left="720" w:hanging="720"/>
        <w:rPr>
          <w:rFonts w:cs="Times New Roman"/>
          <w:noProof/>
          <w:color w:val="000000"/>
        </w:rPr>
      </w:pPr>
      <w:r w:rsidRPr="00237915">
        <w:rPr>
          <w:rFonts w:cs="Times New Roman"/>
          <w:noProof/>
          <w:color w:val="000000"/>
        </w:rPr>
        <w:t>Mell, W., McNamara, D., Maranghides, A., McDermott, R., Forney, G., Hoffman, C. and Ginder, M., 2011. Computer modelling of wildland-urban interface fires. </w:t>
      </w:r>
      <w:r w:rsidRPr="00237915">
        <w:rPr>
          <w:rFonts w:cs="Times New Roman"/>
          <w:i/>
          <w:iCs/>
          <w:noProof/>
          <w:color w:val="000000"/>
        </w:rPr>
        <w:t>Fire &amp; Materials. San Francisco</w:t>
      </w:r>
      <w:r w:rsidRPr="00237915">
        <w:rPr>
          <w:rFonts w:cs="Times New Roman"/>
          <w:noProof/>
          <w:color w:val="000000"/>
        </w:rPr>
        <w:t>, </w:t>
      </w:r>
      <w:r w:rsidRPr="00237915">
        <w:rPr>
          <w:rFonts w:cs="Times New Roman"/>
          <w:i/>
          <w:iCs/>
          <w:noProof/>
          <w:color w:val="000000"/>
        </w:rPr>
        <w:t>36</w:t>
      </w:r>
      <w:r w:rsidRPr="00237915">
        <w:rPr>
          <w:rFonts w:cs="Times New Roman"/>
          <w:noProof/>
          <w:color w:val="000000"/>
        </w:rPr>
        <w:t>.</w:t>
      </w:r>
    </w:p>
    <w:p w14:paraId="03A55FD5" w14:textId="575D1DF4" w:rsidR="004F0C99" w:rsidRPr="009D43A5" w:rsidRDefault="004F0C99" w:rsidP="009D43A5">
      <w:pPr>
        <w:ind w:left="720" w:hanging="720"/>
      </w:pPr>
      <w:r>
        <w:t xml:space="preserve">Parks, S.A., Holsinger, L.M., Miller, C. and Nelson, C.R., 2015. Wildland fire as a self‐regulating mechanism: the role of previous burns and weather in limiting fire progression. </w:t>
      </w:r>
      <w:r w:rsidRPr="00A1330D">
        <w:rPr>
          <w:i/>
          <w:iCs/>
        </w:rPr>
        <w:t>Ecological Applications</w:t>
      </w:r>
      <w:r>
        <w:t>, 25(6), pp.1478-1492.</w:t>
      </w:r>
    </w:p>
    <w:p w14:paraId="1708D8EE" w14:textId="77777777" w:rsidR="009D43A5" w:rsidRDefault="009D43A5" w:rsidP="00823D6B">
      <w:pPr>
        <w:ind w:left="720" w:hanging="720"/>
        <w:rPr>
          <w:rFonts w:cs="Times New Roman"/>
          <w:noProof/>
          <w:color w:val="000000"/>
        </w:rPr>
      </w:pPr>
      <w:r w:rsidRPr="009D43A5">
        <w:rPr>
          <w:rFonts w:cs="Times New Roman"/>
          <w:noProof/>
          <w:color w:val="000000"/>
        </w:rPr>
        <w:t>Parsons, R.A., Linn, R.R., Pimont, F., Hoffman, C., Sauer, J., Winterkamp, J., Sieg, C.H. and Jolly, W.M., 2017. Numerical investigation of aggregated fuel spatial pattern impacts on fire behavior. </w:t>
      </w:r>
      <w:r w:rsidRPr="009D43A5">
        <w:rPr>
          <w:rFonts w:cs="Times New Roman"/>
          <w:i/>
          <w:iCs/>
          <w:noProof/>
          <w:color w:val="000000"/>
        </w:rPr>
        <w:t>Land</w:t>
      </w:r>
      <w:r w:rsidRPr="009D43A5">
        <w:rPr>
          <w:rFonts w:cs="Times New Roman"/>
          <w:noProof/>
          <w:color w:val="000000"/>
        </w:rPr>
        <w:t>, </w:t>
      </w:r>
      <w:r w:rsidRPr="009D43A5">
        <w:rPr>
          <w:rFonts w:cs="Times New Roman"/>
          <w:i/>
          <w:iCs/>
          <w:noProof/>
          <w:color w:val="000000"/>
        </w:rPr>
        <w:t>6</w:t>
      </w:r>
      <w:r w:rsidRPr="009D43A5">
        <w:rPr>
          <w:rFonts w:cs="Times New Roman"/>
          <w:noProof/>
          <w:color w:val="000000"/>
        </w:rPr>
        <w:t>(2), p.43.</w:t>
      </w:r>
    </w:p>
    <w:p w14:paraId="3A12A26F" w14:textId="77777777" w:rsidR="009D43A5" w:rsidRDefault="009D43A5" w:rsidP="00823D6B">
      <w:pPr>
        <w:ind w:left="720" w:hanging="720"/>
        <w:rPr>
          <w:rFonts w:cs="Times New Roman"/>
          <w:noProof/>
          <w:color w:val="000000"/>
        </w:rPr>
      </w:pPr>
      <w:r w:rsidRPr="009D43A5">
        <w:rPr>
          <w:rFonts w:cs="Times New Roman"/>
          <w:noProof/>
          <w:color w:val="000000"/>
        </w:rPr>
        <w:t>Stocks, B.J., Lawson, B.D., Alexander, M.E., Wagner, C.V., McAlpine, R.S., Lynham, T.J. and Dube, D.E., 1989. The Canadian forest fire danger rating system: an overview. </w:t>
      </w:r>
      <w:r w:rsidRPr="009D43A5">
        <w:rPr>
          <w:rFonts w:cs="Times New Roman"/>
          <w:i/>
          <w:iCs/>
          <w:noProof/>
          <w:color w:val="000000"/>
        </w:rPr>
        <w:t>The Forestry Chronicle</w:t>
      </w:r>
      <w:r w:rsidRPr="009D43A5">
        <w:rPr>
          <w:rFonts w:cs="Times New Roman"/>
          <w:noProof/>
          <w:color w:val="000000"/>
        </w:rPr>
        <w:t>, </w:t>
      </w:r>
      <w:r w:rsidRPr="009D43A5">
        <w:rPr>
          <w:rFonts w:cs="Times New Roman"/>
          <w:i/>
          <w:iCs/>
          <w:noProof/>
          <w:color w:val="000000"/>
        </w:rPr>
        <w:t>65</w:t>
      </w:r>
      <w:r w:rsidRPr="009D43A5">
        <w:rPr>
          <w:rFonts w:cs="Times New Roman"/>
          <w:noProof/>
          <w:color w:val="000000"/>
        </w:rPr>
        <w:t>(6), pp.450-457.</w:t>
      </w:r>
    </w:p>
    <w:p w14:paraId="19DD3D0E" w14:textId="77777777" w:rsidR="009D43A5" w:rsidRDefault="009D43A5" w:rsidP="00823D6B">
      <w:pPr>
        <w:ind w:left="720" w:hanging="720"/>
        <w:rPr>
          <w:rFonts w:cs="Times New Roman"/>
          <w:noProof/>
          <w:color w:val="000000"/>
        </w:rPr>
      </w:pPr>
      <w:r w:rsidRPr="009D43A5">
        <w:rPr>
          <w:rFonts w:cs="Times New Roman"/>
          <w:noProof/>
          <w:color w:val="000000"/>
        </w:rPr>
        <w:t>Turquety, S., Logan, J.A., Jacob, D.J., Hudman, R.C., Leung, F.Y., Heald, C.L., Yantosca, R.M., Wu, S., Emmons, L.K., Edwards, D.P. and Sachse, G.W., 2007. Inventory of boreal fire emissions for North America in 2004: Importance of peat burning and pyroconvective injection. </w:t>
      </w:r>
      <w:r w:rsidRPr="009D43A5">
        <w:rPr>
          <w:rFonts w:cs="Times New Roman"/>
          <w:i/>
          <w:iCs/>
          <w:noProof/>
          <w:color w:val="000000"/>
        </w:rPr>
        <w:t>Journal of Geophysical Research: Atmospheres</w:t>
      </w:r>
      <w:r w:rsidRPr="009D43A5">
        <w:rPr>
          <w:rFonts w:cs="Times New Roman"/>
          <w:noProof/>
          <w:color w:val="000000"/>
        </w:rPr>
        <w:t>, </w:t>
      </w:r>
      <w:r w:rsidRPr="009D43A5">
        <w:rPr>
          <w:rFonts w:cs="Times New Roman"/>
          <w:i/>
          <w:iCs/>
          <w:noProof/>
          <w:color w:val="000000"/>
        </w:rPr>
        <w:t>112</w:t>
      </w:r>
      <w:r w:rsidRPr="009D43A5">
        <w:rPr>
          <w:rFonts w:cs="Times New Roman"/>
          <w:noProof/>
          <w:color w:val="000000"/>
        </w:rPr>
        <w:t>(D12).</w:t>
      </w:r>
    </w:p>
    <w:p w14:paraId="10530ED1" w14:textId="77777777" w:rsidR="00223903" w:rsidRDefault="00223903" w:rsidP="00823D6B">
      <w:pPr>
        <w:ind w:left="720" w:hanging="720"/>
        <w:rPr>
          <w:rFonts w:cs="Times New Roman"/>
          <w:noProof/>
          <w:color w:val="000000"/>
        </w:rPr>
      </w:pPr>
      <w:r w:rsidRPr="00223903">
        <w:rPr>
          <w:rFonts w:cs="Times New Roman"/>
          <w:noProof/>
          <w:color w:val="000000"/>
        </w:rPr>
        <w:lastRenderedPageBreak/>
        <w:t>Hines, W.G.S. and Hines, R.O.H., 1979. The Eberhardt statistic and the detection of nonrandomness of spatial point distributions. </w:t>
      </w:r>
      <w:r w:rsidRPr="00223903">
        <w:rPr>
          <w:rFonts w:cs="Times New Roman"/>
          <w:i/>
          <w:iCs/>
          <w:noProof/>
          <w:color w:val="000000"/>
        </w:rPr>
        <w:t>Biometrika</w:t>
      </w:r>
      <w:r w:rsidRPr="00223903">
        <w:rPr>
          <w:rFonts w:cs="Times New Roman"/>
          <w:noProof/>
          <w:color w:val="000000"/>
        </w:rPr>
        <w:t>, </w:t>
      </w:r>
      <w:r w:rsidRPr="00223903">
        <w:rPr>
          <w:rFonts w:cs="Times New Roman"/>
          <w:i/>
          <w:iCs/>
          <w:noProof/>
          <w:color w:val="000000"/>
        </w:rPr>
        <w:t>66</w:t>
      </w:r>
      <w:r w:rsidRPr="00223903">
        <w:rPr>
          <w:rFonts w:cs="Times New Roman"/>
          <w:noProof/>
          <w:color w:val="000000"/>
        </w:rPr>
        <w:t>(1), pp.73-79.</w:t>
      </w:r>
    </w:p>
    <w:p w14:paraId="49D5AE62" w14:textId="0FB2AFF5" w:rsidR="00223903" w:rsidRDefault="00010491" w:rsidP="00823D6B">
      <w:pPr>
        <w:ind w:left="720" w:hanging="720"/>
        <w:rPr>
          <w:rFonts w:cs="Times New Roman"/>
          <w:color w:val="000000"/>
        </w:rPr>
      </w:pPr>
      <w:r w:rsidRPr="00934247">
        <w:rPr>
          <w:rFonts w:cs="Times New Roman"/>
          <w:color w:val="000000"/>
        </w:rPr>
        <w:fldChar w:fldCharType="end"/>
      </w:r>
      <w:r w:rsidR="00223903" w:rsidRPr="00223903">
        <w:rPr>
          <w:rFonts w:cs="Times New Roman"/>
          <w:color w:val="000000"/>
        </w:rPr>
        <w:t xml:space="preserve">Walker, X.J., Rogers, B.M., </w:t>
      </w:r>
      <w:proofErr w:type="spellStart"/>
      <w:r w:rsidR="00223903" w:rsidRPr="00223903">
        <w:rPr>
          <w:rFonts w:cs="Times New Roman"/>
          <w:color w:val="000000"/>
        </w:rPr>
        <w:t>Veraverbeke</w:t>
      </w:r>
      <w:proofErr w:type="spellEnd"/>
      <w:r w:rsidR="00223903" w:rsidRPr="00223903">
        <w:rPr>
          <w:rFonts w:cs="Times New Roman"/>
          <w:color w:val="000000"/>
        </w:rPr>
        <w:t xml:space="preserve">, S., Johnstone, J.F., </w:t>
      </w:r>
      <w:proofErr w:type="spellStart"/>
      <w:r w:rsidR="00223903" w:rsidRPr="00223903">
        <w:rPr>
          <w:rFonts w:cs="Times New Roman"/>
          <w:color w:val="000000"/>
        </w:rPr>
        <w:t>Baltzer</w:t>
      </w:r>
      <w:proofErr w:type="spellEnd"/>
      <w:r w:rsidR="00223903" w:rsidRPr="00223903">
        <w:rPr>
          <w:rFonts w:cs="Times New Roman"/>
          <w:color w:val="000000"/>
        </w:rPr>
        <w:t xml:space="preserve">, J.L., Barrett, K., </w:t>
      </w:r>
      <w:proofErr w:type="spellStart"/>
      <w:r w:rsidR="00223903" w:rsidRPr="00223903">
        <w:rPr>
          <w:rFonts w:cs="Times New Roman"/>
          <w:color w:val="000000"/>
        </w:rPr>
        <w:t>Bourgeau</w:t>
      </w:r>
      <w:proofErr w:type="spellEnd"/>
      <w:r w:rsidR="00223903" w:rsidRPr="00223903">
        <w:rPr>
          <w:rFonts w:cs="Times New Roman"/>
          <w:color w:val="000000"/>
        </w:rPr>
        <w:t>-Chavez, L., Day, N.J., de Groot, W.J., Dieleman, C.M. and Goetz, S., 2020. Fuel availability not fire weather controls boreal wildfire severity and carbon emissions. </w:t>
      </w:r>
      <w:r w:rsidR="00223903" w:rsidRPr="00223903">
        <w:rPr>
          <w:rFonts w:cs="Times New Roman"/>
          <w:i/>
          <w:iCs/>
          <w:color w:val="000000"/>
        </w:rPr>
        <w:t>Nature Climate Change</w:t>
      </w:r>
      <w:r w:rsidR="00223903" w:rsidRPr="00223903">
        <w:rPr>
          <w:rFonts w:cs="Times New Roman"/>
          <w:color w:val="000000"/>
        </w:rPr>
        <w:t>, </w:t>
      </w:r>
      <w:r w:rsidR="00223903" w:rsidRPr="00223903">
        <w:rPr>
          <w:rFonts w:cs="Times New Roman"/>
          <w:i/>
          <w:iCs/>
          <w:color w:val="000000"/>
        </w:rPr>
        <w:t>10</w:t>
      </w:r>
      <w:r w:rsidR="00223903" w:rsidRPr="00223903">
        <w:rPr>
          <w:rFonts w:cs="Times New Roman"/>
          <w:color w:val="000000"/>
        </w:rPr>
        <w:t>(12), pp.1130-1136.</w:t>
      </w:r>
    </w:p>
    <w:p w14:paraId="123DAFA8" w14:textId="77777777" w:rsidR="004F0C99" w:rsidRDefault="00237915" w:rsidP="00823D6B">
      <w:pPr>
        <w:ind w:left="720" w:hanging="720"/>
      </w:pPr>
      <w:r w:rsidRPr="00237915">
        <w:t>Ziegler, J.P., Hoffman, C.M., Collins, B.M., Knapp, E.E. and Mell, W., 2021. Pyric tree spatial patterning interactions in historical and contemporary mixed conifer forests, California, USA. </w:t>
      </w:r>
      <w:r w:rsidRPr="00237915">
        <w:rPr>
          <w:i/>
          <w:iCs/>
        </w:rPr>
        <w:t>Ecology and evolution</w:t>
      </w:r>
      <w:r w:rsidRPr="00237915">
        <w:t>, </w:t>
      </w:r>
      <w:r w:rsidRPr="00237915">
        <w:rPr>
          <w:i/>
          <w:iCs/>
        </w:rPr>
        <w:t>11</w:t>
      </w:r>
      <w:r w:rsidRPr="00237915">
        <w:t>(2), pp.820-834.</w:t>
      </w:r>
    </w:p>
    <w:p w14:paraId="76FA2F53" w14:textId="141AD035" w:rsidR="00BB10D2" w:rsidRPr="00823D6B" w:rsidRDefault="004F0C99" w:rsidP="00823D6B">
      <w:pPr>
        <w:ind w:left="720" w:hanging="720"/>
        <w:rPr>
          <w:rFonts w:cs="Times New Roman"/>
          <w:color w:val="000000"/>
        </w:rPr>
      </w:pPr>
      <w:r w:rsidRPr="004F0C99">
        <w:t xml:space="preserve">Ziegler, J.P., Hoffman, C.M., Collins, B.M., Long, J.W., </w:t>
      </w:r>
      <w:proofErr w:type="spellStart"/>
      <w:r w:rsidRPr="004F0C99">
        <w:t>Dagley</w:t>
      </w:r>
      <w:proofErr w:type="spellEnd"/>
      <w:r w:rsidRPr="004F0C99">
        <w:t>, C.M. and Mell, W., 2020. Simulated fire behavior and fine-scale forest structure following conifer removal in aspen-conifer forests in the Lake Tahoe Basin, USA. </w:t>
      </w:r>
      <w:r w:rsidRPr="004F0C99">
        <w:rPr>
          <w:i/>
          <w:iCs/>
        </w:rPr>
        <w:t>Fire</w:t>
      </w:r>
      <w:r w:rsidRPr="004F0C99">
        <w:t>, </w:t>
      </w:r>
      <w:r w:rsidRPr="004F0C99">
        <w:rPr>
          <w:i/>
          <w:iCs/>
        </w:rPr>
        <w:t>3</w:t>
      </w:r>
      <w:r w:rsidRPr="004F0C99">
        <w:t>(3), p.51</w:t>
      </w:r>
      <w:r w:rsidR="00BB10D2">
        <w:br w:type="page"/>
      </w:r>
    </w:p>
    <w:p w14:paraId="00000063" w14:textId="396BC891" w:rsidR="00FD1B39" w:rsidRDefault="002525A6" w:rsidP="00D51CB7">
      <w:pPr>
        <w:pStyle w:val="Heading2"/>
      </w:pPr>
      <w:r w:rsidRPr="00934247">
        <w:lastRenderedPageBreak/>
        <w:t>Appendix</w:t>
      </w:r>
    </w:p>
    <w:p w14:paraId="1CD1F701" w14:textId="23140626" w:rsidR="00D51CB7" w:rsidRDefault="00D51CB7" w:rsidP="00D51CB7">
      <w:pPr>
        <w:pStyle w:val="Heading3"/>
      </w:pPr>
      <w:r>
        <w:t>Tree Height</w:t>
      </w:r>
    </w:p>
    <w:p w14:paraId="3F062ACA" w14:textId="4862348B" w:rsidR="00D51CB7" w:rsidRPr="00D51CB7" w:rsidRDefault="00EB40A6" w:rsidP="00D51CB7">
      <w:pPr>
        <w:rPr>
          <w:rFonts w:cs="Times New Roman"/>
          <w:bCs/>
        </w:rPr>
      </w:pPr>
      <w:r>
        <w:rPr>
          <w:rFonts w:cs="Times New Roman"/>
          <w:bCs/>
        </w:rPr>
        <w:t xml:space="preserve">Our observations of tree heights informed the upward space of the model. </w:t>
      </w:r>
      <w:r w:rsidR="00D51CB7">
        <w:rPr>
          <w:rFonts w:cs="Times New Roman"/>
          <w:bCs/>
        </w:rPr>
        <w:t xml:space="preserve">Given the age of reburned stands (15 years on average), tree height was much shorter in reburned plots compared to mature stands, which contained birch and black spruce individuals reaching a maximum height of 17 meters (Fig. S1). </w:t>
      </w:r>
      <w:r w:rsidR="00823D6B">
        <w:rPr>
          <w:rFonts w:cs="Times New Roman"/>
          <w:bCs/>
        </w:rPr>
        <w:t xml:space="preserve">Based on those observations, we set the domain of the modeled landscape to a maximum height of 20 meters. </w:t>
      </w:r>
    </w:p>
    <w:p w14:paraId="535F7EC0" w14:textId="77777777" w:rsidR="00D51CB7" w:rsidRPr="00934247" w:rsidRDefault="00D51CB7" w:rsidP="00D51CB7">
      <w:pPr>
        <w:suppressLineNumbers/>
        <w:rPr>
          <w:rFonts w:cs="Times New Roman"/>
          <w:b/>
        </w:rPr>
      </w:pPr>
      <w:r>
        <w:rPr>
          <w:rFonts w:cs="Times New Roman"/>
          <w:b/>
          <w:noProof/>
        </w:rPr>
        <w:drawing>
          <wp:inline distT="0" distB="0" distL="0" distR="0" wp14:anchorId="1F1880D0" wp14:editId="0A127B24">
            <wp:extent cx="5724939" cy="3271394"/>
            <wp:effectExtent l="0" t="0" r="3175" b="571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5936" cy="3277678"/>
                    </a:xfrm>
                    <a:prstGeom prst="rect">
                      <a:avLst/>
                    </a:prstGeom>
                  </pic:spPr>
                </pic:pic>
              </a:graphicData>
            </a:graphic>
          </wp:inline>
        </w:drawing>
      </w:r>
    </w:p>
    <w:p w14:paraId="2DB2CE7B" w14:textId="4FFCAD82" w:rsidR="006331FB" w:rsidRPr="00EB40A6" w:rsidRDefault="00D51CB7" w:rsidP="00EB40A6">
      <w:pPr>
        <w:rPr>
          <w:rFonts w:cs="Times New Roman"/>
          <w:bCs/>
        </w:rPr>
      </w:pPr>
      <w:r w:rsidRPr="00934247">
        <w:rPr>
          <w:rFonts w:cs="Times New Roman"/>
          <w:b/>
        </w:rPr>
        <w:t>Fig</w:t>
      </w:r>
      <w:r>
        <w:rPr>
          <w:rFonts w:cs="Times New Roman"/>
          <w:b/>
        </w:rPr>
        <w:t>ure S1</w:t>
      </w:r>
      <w:r w:rsidRPr="00934247">
        <w:rPr>
          <w:rFonts w:cs="Times New Roman"/>
          <w:b/>
        </w:rPr>
        <w:t xml:space="preserve">. </w:t>
      </w:r>
      <w:r w:rsidRPr="00FF53C7">
        <w:rPr>
          <w:rFonts w:cs="Times New Roman"/>
          <w:bCs/>
        </w:rPr>
        <w:t xml:space="preserve">Heights </w:t>
      </w:r>
      <w:r>
        <w:rPr>
          <w:rFonts w:cs="Times New Roman"/>
          <w:bCs/>
        </w:rPr>
        <w:t xml:space="preserve">in meters </w:t>
      </w:r>
      <w:r w:rsidRPr="00FF53C7">
        <w:rPr>
          <w:rFonts w:cs="Times New Roman"/>
          <w:bCs/>
        </w:rPr>
        <w:t xml:space="preserve">of </w:t>
      </w:r>
      <w:r>
        <w:rPr>
          <w:rFonts w:cs="Times New Roman"/>
          <w:bCs/>
        </w:rPr>
        <w:t xml:space="preserve">tree species across reburn history. Dots represent outliers. </w:t>
      </w:r>
      <w:r w:rsidR="006331FB">
        <w:t xml:space="preserve"> </w:t>
      </w:r>
    </w:p>
    <w:sectPr w:rsidR="006331FB" w:rsidRPr="00EB40A6" w:rsidSect="000A6F5B">
      <w:headerReference w:type="default" r:id="rId24"/>
      <w:footerReference w:type="even" r:id="rId25"/>
      <w:footerReference w:type="default" r:id="rId2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d Linn" w:date="2023-01-28T07:19:00Z" w:initials="rrl">
    <w:p w14:paraId="144815F4" w14:textId="3380E96D" w:rsidR="000A79F1" w:rsidRDefault="000A79F1">
      <w:pPr>
        <w:pStyle w:val="CommentText"/>
      </w:pPr>
      <w:r>
        <w:rPr>
          <w:rStyle w:val="CommentReference"/>
        </w:rPr>
        <w:annotationRef/>
      </w:r>
      <w:r>
        <w:t xml:space="preserve">I might have been living in a cave (if </w:t>
      </w:r>
      <w:proofErr w:type="gramStart"/>
      <w:r>
        <w:t>so</w:t>
      </w:r>
      <w:proofErr w:type="gramEnd"/>
      <w:r>
        <w:t xml:space="preserve"> I am sorry), but I have not heard this term used in this way.  Is this physically bottom up as in burn off the fuels on the ground?  Sorry, that is what you get for letting me read.</w:t>
      </w:r>
    </w:p>
  </w:comment>
  <w:comment w:id="6" w:author="Rod Linn" w:date="2023-01-28T08:25:00Z" w:initials="rrl">
    <w:p w14:paraId="5E3D844F" w14:textId="7C8B7113" w:rsidR="00D127F3" w:rsidRDefault="00D127F3">
      <w:pPr>
        <w:pStyle w:val="CommentText"/>
      </w:pPr>
      <w:r>
        <w:rPr>
          <w:rStyle w:val="CommentReference"/>
        </w:rPr>
        <w:annotationRef/>
      </w:r>
      <w:r>
        <w:t>This phrasing might need a little more explaining as increased plant density might suggest smaller gaps and greater connectivity. You mention the bare soil patches, but how is the “dense” achieved.  Not a big deal, but something that I came to mind as I read.</w:t>
      </w:r>
    </w:p>
  </w:comment>
  <w:comment w:id="12" w:author="Rod Linn" w:date="2023-01-28T08:37:00Z" w:initials="rrl">
    <w:p w14:paraId="1F7FABC0" w14:textId="283FAF33" w:rsidR="00216976" w:rsidRDefault="00216976">
      <w:pPr>
        <w:pStyle w:val="CommentText"/>
      </w:pPr>
      <w:r>
        <w:rPr>
          <w:rStyle w:val="CommentReference"/>
        </w:rPr>
        <w:annotationRef/>
      </w:r>
      <w:r>
        <w:t>This is just a cosmetic suggestion as “past” can initially be read as the same as historic (redundant), even though I think you were saying “beyond” or “outside of”.  In other words, when I read it a second time, I do not think the was actually incorrect, but I did back up and read it a second time.</w:t>
      </w:r>
    </w:p>
  </w:comment>
  <w:comment w:id="18" w:author="Rod Linn" w:date="2023-01-28T08:41:00Z" w:initials="rrl">
    <w:p w14:paraId="32414572" w14:textId="5EED48F1" w:rsidR="00A550BE" w:rsidRDefault="00A550BE">
      <w:pPr>
        <w:pStyle w:val="CommentText"/>
      </w:pPr>
      <w:r>
        <w:rPr>
          <w:rStyle w:val="CommentReference"/>
        </w:rPr>
        <w:annotationRef/>
      </w:r>
      <w:r>
        <w:t xml:space="preserve">I tried to reorder this just a little so that the reader immediately knows what is being referred to. </w:t>
      </w:r>
    </w:p>
  </w:comment>
  <w:comment w:id="30" w:author="Rod Linn" w:date="2023-01-28T16:33:00Z" w:initials="rrl">
    <w:p w14:paraId="6E22587C" w14:textId="13D1698E" w:rsidR="000E0D24" w:rsidRDefault="000E0D24">
      <w:pPr>
        <w:pStyle w:val="CommentText"/>
      </w:pPr>
      <w:r>
        <w:rPr>
          <w:rStyle w:val="CommentReference"/>
        </w:rPr>
        <w:annotationRef/>
      </w:r>
      <w:r>
        <w:t>Adding this adjective for explanation above where you say dense but less continuity would work.</w:t>
      </w:r>
    </w:p>
  </w:comment>
  <w:comment w:id="36" w:author="Rod Linn" w:date="2023-01-28T16:38:00Z" w:initials="rrl">
    <w:p w14:paraId="127B5FEE" w14:textId="39D16D08" w:rsidR="000E0D24" w:rsidRDefault="000E0D24">
      <w:pPr>
        <w:pStyle w:val="CommentText"/>
      </w:pPr>
      <w:r>
        <w:rPr>
          <w:rStyle w:val="CommentReference"/>
        </w:rPr>
        <w:annotationRef/>
      </w:r>
      <w:r>
        <w:t xml:space="preserve">Point for consideration:  At this point you have shifted to the word fuel and not vegetation.  Might be worth considering a sentence above describing what you mean by fuel or a “fine vegetation (foliage and fine </w:t>
      </w:r>
      <w:proofErr w:type="spellStart"/>
      <w:r>
        <w:t>branchwood</w:t>
      </w:r>
      <w:proofErr w:type="spellEnd"/>
      <w:r>
        <w:t>), also referred to as fuel in this manuscript” statement somewhere</w:t>
      </w:r>
    </w:p>
  </w:comment>
  <w:comment w:id="37" w:author="Rod Linn" w:date="2023-01-28T16:43:00Z" w:initials="rrl">
    <w:p w14:paraId="7177AB57" w14:textId="1EC388FF" w:rsidR="000E0D24" w:rsidRDefault="000E0D24">
      <w:pPr>
        <w:pStyle w:val="CommentText"/>
      </w:pPr>
      <w:r>
        <w:rPr>
          <w:rStyle w:val="CommentReference"/>
        </w:rPr>
        <w:annotationRef/>
      </w:r>
      <w:r>
        <w:t>Something does not read write in this phrase.</w:t>
      </w:r>
    </w:p>
  </w:comment>
  <w:comment w:id="38" w:author="Rod Linn" w:date="2023-01-28T16:44:00Z" w:initials="rrl">
    <w:p w14:paraId="6C8F9139" w14:textId="17061168" w:rsidR="00A66058" w:rsidRDefault="00A66058">
      <w:pPr>
        <w:pStyle w:val="CommentText"/>
      </w:pPr>
      <w:r>
        <w:rPr>
          <w:rStyle w:val="CommentReference"/>
        </w:rPr>
        <w:annotationRef/>
      </w:r>
      <w:r>
        <w:t xml:space="preserve">Something that comes to mind here (and you might already state it below, but I have not gotten there yet, so I am writing this note here before I forget about it) is that the influence of the </w:t>
      </w:r>
      <w:proofErr w:type="gramStart"/>
      <w:r>
        <w:t>bottom up</w:t>
      </w:r>
      <w:proofErr w:type="gramEnd"/>
      <w:r>
        <w:t xml:space="preserve"> controls is not independent from the top down controls.  The stand structure influence depends on the wind environment.  It might be worth making this point somewhere.  </w:t>
      </w:r>
    </w:p>
  </w:comment>
  <w:comment w:id="39" w:author="Rod Linn" w:date="2023-01-28T16:50:00Z" w:initials="rrl">
    <w:p w14:paraId="08119A2D" w14:textId="17AED013" w:rsidR="00A66058" w:rsidRDefault="00A66058">
      <w:pPr>
        <w:pStyle w:val="CommentText"/>
      </w:pPr>
      <w:r>
        <w:rPr>
          <w:rStyle w:val="CommentReference"/>
        </w:rPr>
        <w:annotationRef/>
      </w:r>
      <w:r>
        <w:t xml:space="preserve">This gets to the point that bottom up and </w:t>
      </w:r>
      <w:proofErr w:type="gramStart"/>
      <w:r>
        <w:t>top down</w:t>
      </w:r>
      <w:proofErr w:type="gramEnd"/>
      <w:r>
        <w:t xml:space="preserve"> controls are not independent and on influences the effects of the other.  Just a comment that you might want to make explicitly.</w:t>
      </w:r>
    </w:p>
  </w:comment>
  <w:comment w:id="55" w:author="Rod Linn" w:date="2023-01-28T17:02:00Z" w:initials="rrl">
    <w:p w14:paraId="0AB8677F" w14:textId="1ADC1BDB" w:rsidR="00D04139" w:rsidRDefault="00D04139">
      <w:pPr>
        <w:pStyle w:val="CommentText"/>
      </w:pPr>
      <w:r>
        <w:rPr>
          <w:rStyle w:val="CommentReference"/>
        </w:rPr>
        <w:annotationRef/>
      </w:r>
      <w:r>
        <w:t xml:space="preserve">Once again, I could have my head under a rock, but I thought this was just Wildland Fire Dynamic Simulator.  It might have changed, but I think that these words might not be capitalized or maybe the acronym is different.  </w:t>
      </w:r>
      <w:r w:rsidR="00D73726">
        <w:t>Again, I am sorry if I am off base.  Just caught my eye since the name does not match the abbreviation WFDS</w:t>
      </w:r>
    </w:p>
  </w:comment>
  <w:comment w:id="57" w:author="Rod Linn" w:date="2023-01-28T17:11:00Z" w:initials="rrl">
    <w:p w14:paraId="0898E064" w14:textId="3ADE0685" w:rsidR="00D73726" w:rsidRDefault="00D73726">
      <w:pPr>
        <w:pStyle w:val="CommentText"/>
      </w:pPr>
      <w:r>
        <w:rPr>
          <w:rStyle w:val="CommentReference"/>
        </w:rPr>
        <w:annotationRef/>
      </w:r>
      <w:r>
        <w:t xml:space="preserve">Not entirely sure what this is saying:  is it saying “increase as a result of successive reburns and community type change”?  </w:t>
      </w:r>
    </w:p>
  </w:comment>
  <w:comment w:id="58" w:author="Rod Linn" w:date="2023-01-28T17:15:00Z" w:initials="rrl">
    <w:p w14:paraId="582BCA09" w14:textId="7E968A72" w:rsidR="006F6327" w:rsidRDefault="006F6327">
      <w:pPr>
        <w:pStyle w:val="CommentText"/>
      </w:pPr>
      <w:r>
        <w:rPr>
          <w:rStyle w:val="CommentReference"/>
        </w:rPr>
        <w:annotationRef/>
      </w:r>
      <w:r>
        <w:t xml:space="preserve">Another tie to the connection between top down and </w:t>
      </w:r>
      <w:proofErr w:type="gramStart"/>
      <w:r>
        <w:t>bottom up</w:t>
      </w:r>
      <w:proofErr w:type="gramEnd"/>
      <w:r>
        <w:t xml:space="preserve"> dependencies</w:t>
      </w:r>
    </w:p>
  </w:comment>
  <w:comment w:id="60" w:author="Rod Linn" w:date="2023-01-28T17:17:00Z" w:initials="rrl">
    <w:p w14:paraId="4BA8384B" w14:textId="5358DB60" w:rsidR="006F6327" w:rsidRDefault="006F6327">
      <w:pPr>
        <w:pStyle w:val="CommentText"/>
      </w:pPr>
      <w:r>
        <w:rPr>
          <w:rStyle w:val="CommentReference"/>
        </w:rPr>
        <w:annotationRef/>
      </w:r>
      <w:r>
        <w:t xml:space="preserve">The way this is phrased it make me wonder if the “remnants” were unburned for a reason and whether they might therefore not be good references.  Just wonder whether this was considered.  If </w:t>
      </w:r>
      <w:proofErr w:type="gramStart"/>
      <w:r>
        <w:t>so</w:t>
      </w:r>
      <w:proofErr w:type="gramEnd"/>
      <w:r>
        <w:t xml:space="preserve"> comment on it, or if my thought here is off base it might be worth presenting that argument.  If the concern is valid, then I would make sure you note it somewhere and accept it.  Not a show stopper, just worth noting.</w:t>
      </w:r>
    </w:p>
  </w:comment>
  <w:comment w:id="63" w:author="Rod Linn" w:date="2023-01-29T10:29:00Z" w:initials="rrl">
    <w:p w14:paraId="25F16678" w14:textId="21059D95" w:rsidR="005814ED" w:rsidRDefault="005814ED">
      <w:pPr>
        <w:pStyle w:val="CommentText"/>
      </w:pPr>
      <w:r>
        <w:rPr>
          <w:rStyle w:val="CommentReference"/>
        </w:rPr>
        <w:annotationRef/>
      </w:r>
      <w:r>
        <w:t>Is this live and dead?</w:t>
      </w:r>
    </w:p>
  </w:comment>
  <w:comment w:id="70" w:author="Rod Linn" w:date="2023-01-29T10:36:00Z" w:initials="rrl">
    <w:p w14:paraId="1947BFE7" w14:textId="24085F6C" w:rsidR="005814ED" w:rsidRDefault="005814ED">
      <w:pPr>
        <w:pStyle w:val="CommentText"/>
      </w:pPr>
      <w:r>
        <w:rPr>
          <w:rStyle w:val="CommentReference"/>
        </w:rPr>
        <w:annotationRef/>
      </w:r>
      <w:r>
        <w:t>Why the same surface moistures if it is dry enough to drop the live fuel moistures?</w:t>
      </w:r>
    </w:p>
  </w:comment>
  <w:comment w:id="73" w:author="Rod Linn" w:date="2023-01-29T10:44:00Z" w:initials="rrl">
    <w:p w14:paraId="43D0D434" w14:textId="7F7D1047" w:rsidR="009F1424" w:rsidRDefault="009F1424">
      <w:pPr>
        <w:pStyle w:val="CommentText"/>
      </w:pPr>
      <w:r>
        <w:rPr>
          <w:rStyle w:val="CommentReference"/>
        </w:rPr>
        <w:annotationRef/>
      </w:r>
      <w:r>
        <w:t>This is confusing since figure 2 suggest 300 m.  I would suggest showing the entire domain.</w:t>
      </w:r>
    </w:p>
  </w:comment>
  <w:comment w:id="83" w:author="Ziegler,Justin" w:date="2022-10-26T10:36:00Z" w:initials="Z">
    <w:p w14:paraId="7FCD7A9A" w14:textId="77777777" w:rsidR="00A47DC3" w:rsidRDefault="00A47DC3" w:rsidP="00206048">
      <w:pPr>
        <w:pStyle w:val="CommentText"/>
      </w:pPr>
      <w:r>
        <w:rPr>
          <w:rStyle w:val="CommentReference"/>
        </w:rPr>
        <w:annotationRef/>
      </w:r>
      <w:r>
        <w:t xml:space="preserve">Important to note: wind was measured before fire ignition (for 20 s of modelled time). </w:t>
      </w:r>
    </w:p>
  </w:comment>
  <w:comment w:id="84" w:author="Ziegler,Justin" w:date="2022-10-26T10:36:00Z" w:initials="Z">
    <w:p w14:paraId="6B6E6A38" w14:textId="77777777" w:rsidR="00A47DC3" w:rsidRDefault="00A47DC3" w:rsidP="00022277">
      <w:pPr>
        <w:pStyle w:val="CommentText"/>
      </w:pPr>
      <w:r>
        <w:rPr>
          <w:rStyle w:val="CommentReference"/>
        </w:rPr>
        <w:annotationRef/>
      </w:r>
      <w:r>
        <w:t>And also wind is 2 m AGL</w:t>
      </w:r>
    </w:p>
  </w:comment>
  <w:comment w:id="85" w:author="Hayes, Katherine" w:date="2022-11-29T12:04:00Z" w:initials="HK">
    <w:p w14:paraId="773F81C6" w14:textId="2220C5DB" w:rsidR="002F2AAE" w:rsidRDefault="002F2AAE">
      <w:pPr>
        <w:pStyle w:val="CommentText"/>
      </w:pPr>
      <w:r>
        <w:rPr>
          <w:rStyle w:val="CommentReference"/>
        </w:rPr>
        <w:annotationRef/>
      </w:r>
      <w:r>
        <w:t>@ Justin, what does AGL stand for?</w:t>
      </w:r>
    </w:p>
  </w:comment>
  <w:comment w:id="87" w:author="chad hoffman" w:date="2022-10-24T16:25:00Z" w:initials="ch">
    <w:p w14:paraId="3B3DD9D1" w14:textId="77777777" w:rsidR="00BB4B56" w:rsidRDefault="00BB4B56" w:rsidP="00D74DA6">
      <w:pPr>
        <w:pStyle w:val="CommentText"/>
      </w:pPr>
      <w:r>
        <w:rPr>
          <w:rStyle w:val="CommentReference"/>
        </w:rPr>
        <w:annotationRef/>
      </w:r>
      <w:r>
        <w:t>Change fuel abundance to fuel laod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4815F4" w15:done="0"/>
  <w15:commentEx w15:paraId="5E3D844F" w15:done="0"/>
  <w15:commentEx w15:paraId="1F7FABC0" w15:done="0"/>
  <w15:commentEx w15:paraId="32414572" w15:done="0"/>
  <w15:commentEx w15:paraId="6E22587C" w15:done="0"/>
  <w15:commentEx w15:paraId="127B5FEE" w15:done="0"/>
  <w15:commentEx w15:paraId="7177AB57" w15:done="0"/>
  <w15:commentEx w15:paraId="6C8F9139" w15:done="0"/>
  <w15:commentEx w15:paraId="08119A2D" w15:done="0"/>
  <w15:commentEx w15:paraId="0AB8677F" w15:done="0"/>
  <w15:commentEx w15:paraId="0898E064" w15:done="0"/>
  <w15:commentEx w15:paraId="582BCA09" w15:done="0"/>
  <w15:commentEx w15:paraId="4BA8384B" w15:done="0"/>
  <w15:commentEx w15:paraId="25F16678" w15:done="0"/>
  <w15:commentEx w15:paraId="1947BFE7" w15:done="0"/>
  <w15:commentEx w15:paraId="43D0D434" w15:done="0"/>
  <w15:commentEx w15:paraId="7FCD7A9A" w15:done="0"/>
  <w15:commentEx w15:paraId="6B6E6A38" w15:paraIdParent="7FCD7A9A" w15:done="0"/>
  <w15:commentEx w15:paraId="773F81C6" w15:paraIdParent="7FCD7A9A" w15:done="0"/>
  <w15:commentEx w15:paraId="3B3DD9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F4B0C" w16cex:dateUtc="2023-01-28T14:19:00Z"/>
  <w16cex:commentExtensible w16cex:durableId="277F5A94" w16cex:dateUtc="2023-01-28T15:25:00Z"/>
  <w16cex:commentExtensible w16cex:durableId="277F5D44" w16cex:dateUtc="2023-01-28T15:37:00Z"/>
  <w16cex:commentExtensible w16cex:durableId="277F5E48" w16cex:dateUtc="2023-01-28T15:41:00Z"/>
  <w16cex:commentExtensible w16cex:durableId="277FCCE7" w16cex:dateUtc="2023-01-28T23:33:00Z"/>
  <w16cex:commentExtensible w16cex:durableId="277FCE06" w16cex:dateUtc="2023-01-28T23:38:00Z"/>
  <w16cex:commentExtensible w16cex:durableId="277FCF22" w16cex:dateUtc="2023-01-28T23:43:00Z"/>
  <w16cex:commentExtensible w16cex:durableId="277FCF69" w16cex:dateUtc="2023-01-28T23:44:00Z"/>
  <w16cex:commentExtensible w16cex:durableId="277FD0F2" w16cex:dateUtc="2023-01-28T23:50:00Z"/>
  <w16cex:commentExtensible w16cex:durableId="277FD393" w16cex:dateUtc="2023-01-29T00:02:00Z"/>
  <w16cex:commentExtensible w16cex:durableId="277FD5DA" w16cex:dateUtc="2023-01-29T00:11:00Z"/>
  <w16cex:commentExtensible w16cex:durableId="277FD6CC" w16cex:dateUtc="2023-01-29T00:15:00Z"/>
  <w16cex:commentExtensible w16cex:durableId="277FD731" w16cex:dateUtc="2023-01-29T00:17:00Z"/>
  <w16cex:commentExtensible w16cex:durableId="2780C907" w16cex:dateUtc="2023-01-29T17:29:00Z"/>
  <w16cex:commentExtensible w16cex:durableId="2780CAB5" w16cex:dateUtc="2023-01-29T17:36:00Z"/>
  <w16cex:commentExtensible w16cex:durableId="2780CC7A" w16cex:dateUtc="2023-01-29T17:44:00Z"/>
  <w16cex:commentExtensible w16cex:durableId="27038C12" w16cex:dateUtc="2022-10-26T16:36:00Z"/>
  <w16cex:commentExtensible w16cex:durableId="27038C23" w16cex:dateUtc="2022-10-26T16:36:00Z"/>
  <w16cex:commentExtensible w16cex:durableId="273073EB" w16cex:dateUtc="2022-11-29T19:04:00Z"/>
  <w16cex:commentExtensible w16cex:durableId="27013AEF" w16cex:dateUtc="2022-10-24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4815F4" w16cid:durableId="277F4B0C"/>
  <w16cid:commentId w16cid:paraId="5E3D844F" w16cid:durableId="277F5A94"/>
  <w16cid:commentId w16cid:paraId="1F7FABC0" w16cid:durableId="277F5D44"/>
  <w16cid:commentId w16cid:paraId="32414572" w16cid:durableId="277F5E48"/>
  <w16cid:commentId w16cid:paraId="6E22587C" w16cid:durableId="277FCCE7"/>
  <w16cid:commentId w16cid:paraId="127B5FEE" w16cid:durableId="277FCE06"/>
  <w16cid:commentId w16cid:paraId="7177AB57" w16cid:durableId="277FCF22"/>
  <w16cid:commentId w16cid:paraId="6C8F9139" w16cid:durableId="277FCF69"/>
  <w16cid:commentId w16cid:paraId="08119A2D" w16cid:durableId="277FD0F2"/>
  <w16cid:commentId w16cid:paraId="0AB8677F" w16cid:durableId="277FD393"/>
  <w16cid:commentId w16cid:paraId="0898E064" w16cid:durableId="277FD5DA"/>
  <w16cid:commentId w16cid:paraId="582BCA09" w16cid:durableId="277FD6CC"/>
  <w16cid:commentId w16cid:paraId="4BA8384B" w16cid:durableId="277FD731"/>
  <w16cid:commentId w16cid:paraId="25F16678" w16cid:durableId="2780C907"/>
  <w16cid:commentId w16cid:paraId="1947BFE7" w16cid:durableId="2780CAB5"/>
  <w16cid:commentId w16cid:paraId="43D0D434" w16cid:durableId="2780CC7A"/>
  <w16cid:commentId w16cid:paraId="7FCD7A9A" w16cid:durableId="27038C12"/>
  <w16cid:commentId w16cid:paraId="6B6E6A38" w16cid:durableId="27038C23"/>
  <w16cid:commentId w16cid:paraId="773F81C6" w16cid:durableId="273073EB"/>
  <w16cid:commentId w16cid:paraId="3B3DD9D1" w16cid:durableId="27013A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B95D0" w14:textId="77777777" w:rsidR="00AC3338" w:rsidRDefault="00AC3338">
      <w:r>
        <w:separator/>
      </w:r>
    </w:p>
  </w:endnote>
  <w:endnote w:type="continuationSeparator" w:id="0">
    <w:p w14:paraId="35C7ECF3" w14:textId="77777777" w:rsidR="00AC3338" w:rsidRDefault="00AC3338">
      <w:r>
        <w:continuationSeparator/>
      </w:r>
    </w:p>
  </w:endnote>
  <w:endnote w:type="continuationNotice" w:id="1">
    <w:p w14:paraId="31212925" w14:textId="77777777" w:rsidR="00AC3338" w:rsidRDefault="00AC333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7" w14:textId="77777777"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0000068"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9" w14:textId="4E5A8F39"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A6F5B">
      <w:rPr>
        <w:noProof/>
        <w:color w:val="000000"/>
      </w:rPr>
      <w:t>1</w:t>
    </w:r>
    <w:r>
      <w:rPr>
        <w:color w:val="000000"/>
      </w:rPr>
      <w:fldChar w:fldCharType="end"/>
    </w:r>
  </w:p>
  <w:p w14:paraId="0000006A"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841EE" w14:textId="77777777" w:rsidR="00AC3338" w:rsidRDefault="00AC3338">
      <w:r>
        <w:separator/>
      </w:r>
    </w:p>
  </w:footnote>
  <w:footnote w:type="continuationSeparator" w:id="0">
    <w:p w14:paraId="512F3240" w14:textId="77777777" w:rsidR="00AC3338" w:rsidRDefault="00AC3338">
      <w:r>
        <w:continuationSeparator/>
      </w:r>
    </w:p>
  </w:footnote>
  <w:footnote w:type="continuationNotice" w:id="1">
    <w:p w14:paraId="2C7101F5" w14:textId="77777777" w:rsidR="00AC3338" w:rsidRDefault="00AC333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6" w14:textId="77777777" w:rsidR="00FD1B39" w:rsidRDefault="00FD1B3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67A9F"/>
    <w:multiLevelType w:val="multilevel"/>
    <w:tmpl w:val="D59A15A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077723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 Linn">
    <w15:presenceInfo w15:providerId="None" w15:userId="Rod Linn"/>
  </w15:person>
  <w15:person w15:author="Ziegler,Justin">
    <w15:presenceInfo w15:providerId="AD" w15:userId="S::zieg9479@colostate.edu::14ef7f21-848e-4a42-8005-5a974a2cec1f"/>
  </w15:person>
  <w15:person w15:author="Hayes, Katherine">
    <w15:presenceInfo w15:providerId="AD" w15:userId="S::katherine.hayes@ucdenver.edu::962db613-048c-421d-a760-f8190cdc76d3"/>
  </w15:person>
  <w15:person w15:author="chad hoffman">
    <w15:presenceInfo w15:providerId="Windows Live" w15:userId="ddb9e3e333e751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L638Z985O376L199"/>
    <w:docVar w:name="paperpile-doc-name" w:val="fuel_draft.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FD1B39"/>
    <w:rsid w:val="00003DA4"/>
    <w:rsid w:val="00007890"/>
    <w:rsid w:val="00007C7A"/>
    <w:rsid w:val="00010491"/>
    <w:rsid w:val="000302F1"/>
    <w:rsid w:val="00031E3E"/>
    <w:rsid w:val="00043AAF"/>
    <w:rsid w:val="00060C41"/>
    <w:rsid w:val="0009369F"/>
    <w:rsid w:val="00093EEA"/>
    <w:rsid w:val="000A6F5B"/>
    <w:rsid w:val="000A79F1"/>
    <w:rsid w:val="000C7F6A"/>
    <w:rsid w:val="000D32CF"/>
    <w:rsid w:val="000E0D24"/>
    <w:rsid w:val="000E2E4A"/>
    <w:rsid w:val="000F1E28"/>
    <w:rsid w:val="001056B8"/>
    <w:rsid w:val="00110476"/>
    <w:rsid w:val="00117B60"/>
    <w:rsid w:val="001657F9"/>
    <w:rsid w:val="001A1230"/>
    <w:rsid w:val="001C0B11"/>
    <w:rsid w:val="001C174D"/>
    <w:rsid w:val="001C3A38"/>
    <w:rsid w:val="001D7FA4"/>
    <w:rsid w:val="001E2453"/>
    <w:rsid w:val="001E40EF"/>
    <w:rsid w:val="001E60CF"/>
    <w:rsid w:val="001F143A"/>
    <w:rsid w:val="00210F6D"/>
    <w:rsid w:val="00212CAB"/>
    <w:rsid w:val="00216976"/>
    <w:rsid w:val="00223903"/>
    <w:rsid w:val="00232338"/>
    <w:rsid w:val="00237915"/>
    <w:rsid w:val="002415DE"/>
    <w:rsid w:val="002525A6"/>
    <w:rsid w:val="00257DD2"/>
    <w:rsid w:val="00265054"/>
    <w:rsid w:val="002709B9"/>
    <w:rsid w:val="00271619"/>
    <w:rsid w:val="002719FC"/>
    <w:rsid w:val="002A78AB"/>
    <w:rsid w:val="002C756D"/>
    <w:rsid w:val="002E0749"/>
    <w:rsid w:val="002E2E41"/>
    <w:rsid w:val="002F2AAE"/>
    <w:rsid w:val="00300169"/>
    <w:rsid w:val="00301E5D"/>
    <w:rsid w:val="00313211"/>
    <w:rsid w:val="0031400D"/>
    <w:rsid w:val="003318F5"/>
    <w:rsid w:val="00342B9B"/>
    <w:rsid w:val="0035031E"/>
    <w:rsid w:val="00366ED2"/>
    <w:rsid w:val="003A1991"/>
    <w:rsid w:val="003B0B48"/>
    <w:rsid w:val="003B7E39"/>
    <w:rsid w:val="003C2FBC"/>
    <w:rsid w:val="00411E27"/>
    <w:rsid w:val="004263B1"/>
    <w:rsid w:val="00437152"/>
    <w:rsid w:val="00444ADB"/>
    <w:rsid w:val="004507ED"/>
    <w:rsid w:val="00452C04"/>
    <w:rsid w:val="00466EE9"/>
    <w:rsid w:val="00485F92"/>
    <w:rsid w:val="004860D7"/>
    <w:rsid w:val="004861FE"/>
    <w:rsid w:val="004A7F0C"/>
    <w:rsid w:val="004C6443"/>
    <w:rsid w:val="004C7A72"/>
    <w:rsid w:val="004E27E6"/>
    <w:rsid w:val="004E4517"/>
    <w:rsid w:val="004F0C99"/>
    <w:rsid w:val="00506641"/>
    <w:rsid w:val="00512CF8"/>
    <w:rsid w:val="00560310"/>
    <w:rsid w:val="005760E6"/>
    <w:rsid w:val="005814ED"/>
    <w:rsid w:val="005930D8"/>
    <w:rsid w:val="005A65D6"/>
    <w:rsid w:val="005B3E3F"/>
    <w:rsid w:val="005E4937"/>
    <w:rsid w:val="0062717E"/>
    <w:rsid w:val="006331FB"/>
    <w:rsid w:val="0063373A"/>
    <w:rsid w:val="00646F80"/>
    <w:rsid w:val="006C1B43"/>
    <w:rsid w:val="006C72CD"/>
    <w:rsid w:val="006E0D8F"/>
    <w:rsid w:val="006F1BD2"/>
    <w:rsid w:val="006F6327"/>
    <w:rsid w:val="00752E0F"/>
    <w:rsid w:val="00763AEB"/>
    <w:rsid w:val="007652EA"/>
    <w:rsid w:val="007758AB"/>
    <w:rsid w:val="00794718"/>
    <w:rsid w:val="007A21B5"/>
    <w:rsid w:val="007D3916"/>
    <w:rsid w:val="007E5615"/>
    <w:rsid w:val="00823D6B"/>
    <w:rsid w:val="00845037"/>
    <w:rsid w:val="00865106"/>
    <w:rsid w:val="00884F27"/>
    <w:rsid w:val="00885DFA"/>
    <w:rsid w:val="0088789F"/>
    <w:rsid w:val="008B2343"/>
    <w:rsid w:val="008C5569"/>
    <w:rsid w:val="008D1D6B"/>
    <w:rsid w:val="008E4F93"/>
    <w:rsid w:val="00906723"/>
    <w:rsid w:val="0092718D"/>
    <w:rsid w:val="00934247"/>
    <w:rsid w:val="009424C9"/>
    <w:rsid w:val="00956115"/>
    <w:rsid w:val="00956F50"/>
    <w:rsid w:val="009A05C3"/>
    <w:rsid w:val="009A6A6A"/>
    <w:rsid w:val="009B69AF"/>
    <w:rsid w:val="009D43A5"/>
    <w:rsid w:val="009E5257"/>
    <w:rsid w:val="009F077B"/>
    <w:rsid w:val="009F1424"/>
    <w:rsid w:val="009F7412"/>
    <w:rsid w:val="00A1475A"/>
    <w:rsid w:val="00A24D5E"/>
    <w:rsid w:val="00A47DC3"/>
    <w:rsid w:val="00A550BE"/>
    <w:rsid w:val="00A66058"/>
    <w:rsid w:val="00A93C69"/>
    <w:rsid w:val="00AA214C"/>
    <w:rsid w:val="00AA3C8A"/>
    <w:rsid w:val="00AA5BB9"/>
    <w:rsid w:val="00AC3338"/>
    <w:rsid w:val="00AD1DBF"/>
    <w:rsid w:val="00AD405D"/>
    <w:rsid w:val="00AF174B"/>
    <w:rsid w:val="00AF17D5"/>
    <w:rsid w:val="00B0494D"/>
    <w:rsid w:val="00B05042"/>
    <w:rsid w:val="00B10745"/>
    <w:rsid w:val="00B13836"/>
    <w:rsid w:val="00B16185"/>
    <w:rsid w:val="00B27AF3"/>
    <w:rsid w:val="00B31E7C"/>
    <w:rsid w:val="00B365D6"/>
    <w:rsid w:val="00B55B97"/>
    <w:rsid w:val="00B62A29"/>
    <w:rsid w:val="00B62DB4"/>
    <w:rsid w:val="00B66C7F"/>
    <w:rsid w:val="00B678E7"/>
    <w:rsid w:val="00B716CA"/>
    <w:rsid w:val="00B83864"/>
    <w:rsid w:val="00B90AB2"/>
    <w:rsid w:val="00B9150A"/>
    <w:rsid w:val="00B97D8F"/>
    <w:rsid w:val="00BB10D2"/>
    <w:rsid w:val="00BB31E8"/>
    <w:rsid w:val="00BB4B56"/>
    <w:rsid w:val="00BB6972"/>
    <w:rsid w:val="00BC4728"/>
    <w:rsid w:val="00BD00AA"/>
    <w:rsid w:val="00BD23CA"/>
    <w:rsid w:val="00BF3310"/>
    <w:rsid w:val="00C00865"/>
    <w:rsid w:val="00C24AA0"/>
    <w:rsid w:val="00C461DC"/>
    <w:rsid w:val="00C846A6"/>
    <w:rsid w:val="00C8735D"/>
    <w:rsid w:val="00C945AD"/>
    <w:rsid w:val="00CC28C2"/>
    <w:rsid w:val="00CD1890"/>
    <w:rsid w:val="00CD4EAF"/>
    <w:rsid w:val="00CE6662"/>
    <w:rsid w:val="00D04139"/>
    <w:rsid w:val="00D127F3"/>
    <w:rsid w:val="00D156C4"/>
    <w:rsid w:val="00D51CB7"/>
    <w:rsid w:val="00D71D31"/>
    <w:rsid w:val="00D73726"/>
    <w:rsid w:val="00D749D7"/>
    <w:rsid w:val="00D770DE"/>
    <w:rsid w:val="00DD13F1"/>
    <w:rsid w:val="00DE045D"/>
    <w:rsid w:val="00DF0598"/>
    <w:rsid w:val="00DF7F52"/>
    <w:rsid w:val="00E10235"/>
    <w:rsid w:val="00E13B98"/>
    <w:rsid w:val="00E20D51"/>
    <w:rsid w:val="00E22BC0"/>
    <w:rsid w:val="00E355E8"/>
    <w:rsid w:val="00E43313"/>
    <w:rsid w:val="00E7724A"/>
    <w:rsid w:val="00E87794"/>
    <w:rsid w:val="00EB40A6"/>
    <w:rsid w:val="00ED2ACD"/>
    <w:rsid w:val="00EF58FB"/>
    <w:rsid w:val="00EF5A12"/>
    <w:rsid w:val="00F348C5"/>
    <w:rsid w:val="00F427DF"/>
    <w:rsid w:val="00F451E2"/>
    <w:rsid w:val="00F46DB8"/>
    <w:rsid w:val="00F5647B"/>
    <w:rsid w:val="00F7311A"/>
    <w:rsid w:val="00F82B01"/>
    <w:rsid w:val="00F86EA6"/>
    <w:rsid w:val="00F96E59"/>
    <w:rsid w:val="00FC1099"/>
    <w:rsid w:val="00FC1677"/>
    <w:rsid w:val="00FD0F80"/>
    <w:rsid w:val="00FD1B39"/>
    <w:rsid w:val="00FE21AD"/>
    <w:rsid w:val="00FF090A"/>
    <w:rsid w:val="00FF5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1D95"/>
  <w15:docId w15:val="{AFA376BA-3BA1-B747-BA5F-A0D4AB2D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247"/>
    <w:pPr>
      <w:spacing w:line="480" w:lineRule="auto"/>
    </w:pPr>
    <w:rPr>
      <w:rFonts w:ascii="Times New Roman" w:hAnsi="Times New Roman"/>
    </w:rPr>
  </w:style>
  <w:style w:type="paragraph" w:styleId="Heading1">
    <w:name w:val="heading 1"/>
    <w:basedOn w:val="Normal"/>
    <w:next w:val="Normal"/>
    <w:link w:val="Heading1Char"/>
    <w:autoRedefine/>
    <w:uiPriority w:val="9"/>
    <w:qFormat/>
    <w:rsid w:val="00B55B97"/>
    <w:pPr>
      <w:keepNext/>
      <w:keepLines/>
      <w:spacing w:before="480" w:after="120"/>
      <w:jc w:val="center"/>
      <w:outlineLvl w:val="0"/>
    </w:pPr>
    <w:rPr>
      <w:b/>
      <w:szCs w:val="48"/>
    </w:rPr>
  </w:style>
  <w:style w:type="paragraph" w:styleId="Heading2">
    <w:name w:val="heading 2"/>
    <w:basedOn w:val="Normal"/>
    <w:next w:val="Normal"/>
    <w:link w:val="Heading2Char"/>
    <w:autoRedefine/>
    <w:uiPriority w:val="9"/>
    <w:unhideWhenUsed/>
    <w:qFormat/>
    <w:rsid w:val="00B55B97"/>
    <w:pPr>
      <w:keepNext/>
      <w:keepLines/>
      <w:spacing w:before="40"/>
      <w:outlineLvl w:val="1"/>
    </w:pPr>
    <w:rPr>
      <w:rFonts w:eastAsiaTheme="majorEastAsia" w:cs="Times New Roman"/>
      <w:b/>
      <w:color w:val="000000" w:themeColor="text1"/>
    </w:rPr>
  </w:style>
  <w:style w:type="paragraph" w:styleId="Heading3">
    <w:name w:val="heading 3"/>
    <w:basedOn w:val="Normal"/>
    <w:next w:val="Normal"/>
    <w:link w:val="Heading3Char"/>
    <w:autoRedefine/>
    <w:uiPriority w:val="9"/>
    <w:unhideWhenUsed/>
    <w:qFormat/>
    <w:rsid w:val="00B55B97"/>
    <w:pPr>
      <w:keepNext/>
      <w:keepLines/>
      <w:spacing w:before="40"/>
      <w:outlineLvl w:val="2"/>
    </w:pPr>
    <w:rPr>
      <w:rFonts w:eastAsiaTheme="majorEastAsia" w:cstheme="majorBidi"/>
      <w:i/>
      <w:color w:val="0D0D0D" w:themeColor="text1" w:themeTint="F2"/>
    </w:rPr>
  </w:style>
  <w:style w:type="paragraph" w:styleId="Heading4">
    <w:name w:val="heading 4"/>
    <w:basedOn w:val="Normal"/>
    <w:next w:val="Normal"/>
    <w:link w:val="Heading4Char"/>
    <w:uiPriority w:val="9"/>
    <w:unhideWhenUsed/>
    <w:qFormat/>
    <w:rsid w:val="005E4644"/>
    <w:pPr>
      <w:keepNext/>
      <w:keepLines/>
      <w:spacing w:before="40"/>
      <w:outlineLvl w:val="3"/>
    </w:pPr>
    <w:rPr>
      <w:rFonts w:eastAsiaTheme="majorEastAsia" w:cstheme="minorHAnsi"/>
      <w:b/>
      <w:i/>
      <w:iCs/>
      <w:color w:val="000000" w:themeColor="text1"/>
      <w:sz w:val="22"/>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30501C"/>
    <w:rPr>
      <w:rFonts w:ascii="Calibri" w:eastAsiaTheme="majorEastAsia" w:hAnsi="Calibri" w:cstheme="minorHAnsi"/>
      <w:b/>
      <w:i/>
      <w:iCs/>
      <w:color w:val="000000" w:themeColor="text1"/>
      <w:sz w:val="22"/>
    </w:rPr>
  </w:style>
  <w:style w:type="paragraph" w:styleId="BalloonText">
    <w:name w:val="Balloon Text"/>
    <w:basedOn w:val="Normal"/>
    <w:link w:val="BalloonTextChar"/>
    <w:uiPriority w:val="99"/>
    <w:semiHidden/>
    <w:unhideWhenUsed/>
    <w:rsid w:val="002B5397"/>
    <w:rPr>
      <w:rFonts w:cs="Times New Roman"/>
      <w:sz w:val="18"/>
      <w:szCs w:val="18"/>
    </w:rPr>
  </w:style>
  <w:style w:type="character" w:customStyle="1" w:styleId="BalloonTextChar">
    <w:name w:val="Balloon Text Char"/>
    <w:basedOn w:val="DefaultParagraphFont"/>
    <w:link w:val="BalloonText"/>
    <w:uiPriority w:val="99"/>
    <w:semiHidden/>
    <w:rsid w:val="002B5397"/>
    <w:rPr>
      <w:rFonts w:ascii="Times New Roman" w:hAnsi="Times New Roman" w:cs="Times New Roman"/>
      <w:sz w:val="18"/>
      <w:szCs w:val="18"/>
    </w:rPr>
  </w:style>
  <w:style w:type="paragraph" w:styleId="ListParagraph">
    <w:name w:val="List Paragraph"/>
    <w:basedOn w:val="Normal"/>
    <w:uiPriority w:val="34"/>
    <w:qFormat/>
    <w:rsid w:val="00281583"/>
    <w:pPr>
      <w:ind w:left="720"/>
      <w:contextualSpacing/>
    </w:pPr>
    <w:rPr>
      <w:sz w:val="22"/>
    </w:rPr>
  </w:style>
  <w:style w:type="character" w:styleId="CommentReference">
    <w:name w:val="annotation reference"/>
    <w:basedOn w:val="DefaultParagraphFont"/>
    <w:uiPriority w:val="99"/>
    <w:semiHidden/>
    <w:unhideWhenUsed/>
    <w:rsid w:val="007551D8"/>
    <w:rPr>
      <w:sz w:val="16"/>
      <w:szCs w:val="16"/>
    </w:rPr>
  </w:style>
  <w:style w:type="paragraph" w:styleId="CommentText">
    <w:name w:val="annotation text"/>
    <w:basedOn w:val="Normal"/>
    <w:link w:val="CommentTextChar"/>
    <w:uiPriority w:val="99"/>
    <w:unhideWhenUsed/>
    <w:rsid w:val="007551D8"/>
    <w:rPr>
      <w:sz w:val="20"/>
      <w:szCs w:val="20"/>
    </w:rPr>
  </w:style>
  <w:style w:type="character" w:customStyle="1" w:styleId="CommentTextChar">
    <w:name w:val="Comment Text Char"/>
    <w:basedOn w:val="DefaultParagraphFont"/>
    <w:link w:val="CommentText"/>
    <w:uiPriority w:val="99"/>
    <w:rsid w:val="007551D8"/>
    <w:rPr>
      <w:sz w:val="20"/>
      <w:szCs w:val="20"/>
    </w:rPr>
  </w:style>
  <w:style w:type="character" w:customStyle="1" w:styleId="Heading1Char">
    <w:name w:val="Heading 1 Char"/>
    <w:basedOn w:val="DefaultParagraphFont"/>
    <w:link w:val="Heading1"/>
    <w:uiPriority w:val="9"/>
    <w:rsid w:val="00B55B97"/>
    <w:rPr>
      <w:rFonts w:ascii="Times New Roman" w:hAnsi="Times New Roman"/>
      <w:b/>
      <w:szCs w:val="48"/>
    </w:rPr>
  </w:style>
  <w:style w:type="character" w:customStyle="1" w:styleId="Heading2Char">
    <w:name w:val="Heading 2 Char"/>
    <w:basedOn w:val="DefaultParagraphFont"/>
    <w:link w:val="Heading2"/>
    <w:uiPriority w:val="9"/>
    <w:rsid w:val="00B55B97"/>
    <w:rPr>
      <w:rFonts w:ascii="Times New Roman" w:eastAsiaTheme="majorEastAsia" w:hAnsi="Times New Roman" w:cs="Times New Roman"/>
      <w:b/>
      <w:color w:val="000000" w:themeColor="text1"/>
    </w:rPr>
  </w:style>
  <w:style w:type="character" w:customStyle="1" w:styleId="Heading3Char">
    <w:name w:val="Heading 3 Char"/>
    <w:basedOn w:val="DefaultParagraphFont"/>
    <w:link w:val="Heading3"/>
    <w:uiPriority w:val="9"/>
    <w:rsid w:val="00B55B97"/>
    <w:rPr>
      <w:rFonts w:ascii="Times New Roman" w:eastAsiaTheme="majorEastAsia" w:hAnsi="Times New Roman" w:cstheme="majorBidi"/>
      <w:i/>
      <w:color w:val="0D0D0D" w:themeColor="text1" w:themeTint="F2"/>
    </w:rPr>
  </w:style>
  <w:style w:type="character" w:customStyle="1" w:styleId="Heading5Char">
    <w:name w:val="Heading 5 Char"/>
    <w:basedOn w:val="DefaultParagraphFont"/>
    <w:link w:val="Heading5"/>
    <w:uiPriority w:val="9"/>
    <w:semiHidden/>
    <w:rsid w:val="00F03C97"/>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F03C97"/>
    <w:rPr>
      <w:rFonts w:ascii="Calibri" w:eastAsia="Calibri" w:hAnsi="Calibri" w:cs="Calibri"/>
      <w:b/>
      <w:sz w:val="20"/>
      <w:szCs w:val="20"/>
    </w:rPr>
  </w:style>
  <w:style w:type="character" w:customStyle="1" w:styleId="TitleChar">
    <w:name w:val="Title Char"/>
    <w:basedOn w:val="DefaultParagraphFont"/>
    <w:link w:val="Title"/>
    <w:uiPriority w:val="10"/>
    <w:rsid w:val="00F03C97"/>
    <w:rPr>
      <w:rFonts w:ascii="Calibri" w:eastAsia="Calibri" w:hAnsi="Calibri" w:cs="Calibri"/>
      <w:b/>
      <w:sz w:val="72"/>
      <w:szCs w:val="72"/>
    </w:rPr>
  </w:style>
  <w:style w:type="character" w:styleId="SubtleReference">
    <w:name w:val="Subtle Reference"/>
    <w:basedOn w:val="DefaultParagraphFont"/>
    <w:uiPriority w:val="31"/>
    <w:qFormat/>
    <w:rsid w:val="00F03C97"/>
    <w:rPr>
      <w:smallCaps/>
      <w:color w:val="5A5A5A" w:themeColor="text1" w:themeTint="A5"/>
    </w:rPr>
  </w:style>
  <w:style w:type="table" w:styleId="TableGrid">
    <w:name w:val="Table Grid"/>
    <w:basedOn w:val="TableNormal"/>
    <w:uiPriority w:val="39"/>
    <w:rsid w:val="00F0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03C97"/>
  </w:style>
  <w:style w:type="paragraph" w:styleId="Footer">
    <w:name w:val="footer"/>
    <w:basedOn w:val="Normal"/>
    <w:link w:val="FooterChar"/>
    <w:uiPriority w:val="99"/>
    <w:unhideWhenUsed/>
    <w:rsid w:val="000322B5"/>
    <w:pPr>
      <w:tabs>
        <w:tab w:val="center" w:pos="4680"/>
        <w:tab w:val="right" w:pos="9360"/>
      </w:tabs>
    </w:pPr>
  </w:style>
  <w:style w:type="character" w:customStyle="1" w:styleId="FooterChar">
    <w:name w:val="Footer Char"/>
    <w:basedOn w:val="DefaultParagraphFont"/>
    <w:link w:val="Footer"/>
    <w:uiPriority w:val="99"/>
    <w:rsid w:val="00F03C97"/>
    <w:rPr>
      <w:rFonts w:ascii="Calibri" w:eastAsia="Calibri" w:hAnsi="Calibri" w:cs="Calibri"/>
    </w:rPr>
  </w:style>
  <w:style w:type="character" w:styleId="PageNumber">
    <w:name w:val="page number"/>
    <w:basedOn w:val="DefaultParagraphFont"/>
    <w:uiPriority w:val="99"/>
    <w:semiHidden/>
    <w:unhideWhenUsed/>
    <w:rsid w:val="00F03C97"/>
  </w:style>
  <w:style w:type="paragraph" w:styleId="NoSpacing">
    <w:name w:val="No Spacing"/>
    <w:uiPriority w:val="1"/>
    <w:qFormat/>
    <w:rsid w:val="00481990"/>
  </w:style>
  <w:style w:type="paragraph" w:styleId="CommentSubject">
    <w:name w:val="annotation subject"/>
    <w:basedOn w:val="CommentText"/>
    <w:next w:val="CommentText"/>
    <w:link w:val="CommentSubjectChar"/>
    <w:uiPriority w:val="99"/>
    <w:semiHidden/>
    <w:unhideWhenUsed/>
    <w:rsid w:val="00481990"/>
    <w:rPr>
      <w:b/>
      <w:bCs/>
    </w:rPr>
  </w:style>
  <w:style w:type="character" w:customStyle="1" w:styleId="CommentSubjectChar">
    <w:name w:val="Comment Subject Char"/>
    <w:basedOn w:val="CommentTextChar"/>
    <w:link w:val="CommentSubject"/>
    <w:uiPriority w:val="99"/>
    <w:semiHidden/>
    <w:rsid w:val="00F03C97"/>
    <w:rPr>
      <w:rFonts w:ascii="Calibri" w:eastAsia="Calibri" w:hAnsi="Calibri" w:cs="Calibri"/>
      <w:b/>
      <w:bCs/>
      <w:sz w:val="20"/>
      <w:szCs w:val="2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03C97"/>
    <w:rPr>
      <w:rFonts w:ascii="Georgia" w:eastAsia="Georgia" w:hAnsi="Georgia" w:cs="Georgia"/>
      <w:i/>
      <w:color w:val="666666"/>
      <w:sz w:val="48"/>
      <w:szCs w:val="48"/>
    </w:rPr>
  </w:style>
  <w:style w:type="paragraph" w:styleId="Header">
    <w:name w:val="header"/>
    <w:basedOn w:val="Normal"/>
    <w:link w:val="HeaderChar"/>
    <w:uiPriority w:val="99"/>
    <w:unhideWhenUsed/>
    <w:rsid w:val="00F03C97"/>
    <w:pPr>
      <w:tabs>
        <w:tab w:val="center" w:pos="4680"/>
        <w:tab w:val="right" w:pos="9360"/>
      </w:tabs>
    </w:pPr>
  </w:style>
  <w:style w:type="character" w:customStyle="1" w:styleId="HeaderChar">
    <w:name w:val="Header Char"/>
    <w:basedOn w:val="DefaultParagraphFont"/>
    <w:link w:val="Header"/>
    <w:uiPriority w:val="99"/>
    <w:rsid w:val="00F03C97"/>
  </w:style>
  <w:style w:type="paragraph" w:styleId="Revision">
    <w:name w:val="Revision"/>
    <w:hidden/>
    <w:uiPriority w:val="99"/>
    <w:semiHidden/>
    <w:rsid w:val="006F1FDE"/>
  </w:style>
  <w:style w:type="paragraph" w:styleId="FootnoteText">
    <w:name w:val="footnote text"/>
    <w:basedOn w:val="Normal"/>
    <w:link w:val="FootnoteTextChar"/>
    <w:uiPriority w:val="99"/>
    <w:semiHidden/>
    <w:unhideWhenUsed/>
    <w:rsid w:val="005930D8"/>
    <w:pPr>
      <w:spacing w:line="240" w:lineRule="auto"/>
    </w:pPr>
    <w:rPr>
      <w:sz w:val="20"/>
      <w:szCs w:val="20"/>
    </w:rPr>
  </w:style>
  <w:style w:type="character" w:customStyle="1" w:styleId="FootnoteTextChar">
    <w:name w:val="Footnote Text Char"/>
    <w:basedOn w:val="DefaultParagraphFont"/>
    <w:link w:val="FootnoteText"/>
    <w:uiPriority w:val="99"/>
    <w:semiHidden/>
    <w:rsid w:val="005930D8"/>
    <w:rPr>
      <w:rFonts w:ascii="Times New Roman" w:hAnsi="Times New Roman"/>
      <w:sz w:val="20"/>
      <w:szCs w:val="20"/>
    </w:rPr>
  </w:style>
  <w:style w:type="character" w:styleId="FootnoteReference">
    <w:name w:val="footnote reference"/>
    <w:basedOn w:val="DefaultParagraphFont"/>
    <w:uiPriority w:val="99"/>
    <w:semiHidden/>
    <w:unhideWhenUsed/>
    <w:rsid w:val="005930D8"/>
    <w:rPr>
      <w:vertAlign w:val="superscript"/>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22182">
      <w:bodyDiv w:val="1"/>
      <w:marLeft w:val="0"/>
      <w:marRight w:val="0"/>
      <w:marTop w:val="0"/>
      <w:marBottom w:val="0"/>
      <w:divBdr>
        <w:top w:val="none" w:sz="0" w:space="0" w:color="auto"/>
        <w:left w:val="none" w:sz="0" w:space="0" w:color="auto"/>
        <w:bottom w:val="none" w:sz="0" w:space="0" w:color="auto"/>
        <w:right w:val="none" w:sz="0" w:space="0" w:color="auto"/>
      </w:divBdr>
      <w:divsChild>
        <w:div w:id="16363273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PF0o9pOnAN21+qYBOwpz6ebZQ==">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29</Pages>
  <Words>8259</Words>
  <Characters>47077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Rod Linn</cp:lastModifiedBy>
  <cp:revision>4</cp:revision>
  <cp:lastPrinted>2022-10-19T02:50:00Z</cp:lastPrinted>
  <dcterms:created xsi:type="dcterms:W3CDTF">2023-01-28T14:19:00Z</dcterms:created>
  <dcterms:modified xsi:type="dcterms:W3CDTF">2023-01-29T17:49:00Z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8463200580f8a334ebe3686a51dbefd42aad52c28a119d3ebd04a2cb659180c4</vt:lpwstr>
  </property>
</Properties>
</file>